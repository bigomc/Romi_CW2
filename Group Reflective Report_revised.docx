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DC2A9" w14:textId="651CE9EB" w:rsidR="004E042C" w:rsidRPr="00FF0049" w:rsidDel="00FF0049" w:rsidRDefault="004E042C" w:rsidP="00FF0049">
      <w:pPr>
        <w:spacing w:after="240" w:line="240" w:lineRule="auto"/>
        <w:rPr>
          <w:del w:id="0" w:author="Carolina Avila" w:date="2019-05-15T10:03:00Z"/>
          <w:sz w:val="28"/>
        </w:rPr>
      </w:pPr>
    </w:p>
    <w:p w14:paraId="0BE1B52C" w14:textId="2146D7A1" w:rsidR="004E042C" w:rsidRPr="00FF0049" w:rsidDel="00FF0049" w:rsidRDefault="004E042C" w:rsidP="00FF0049">
      <w:pPr>
        <w:pStyle w:val="Ttulo"/>
        <w:spacing w:after="240"/>
        <w:rPr>
          <w:del w:id="1" w:author="Carolina Avila" w:date="2019-05-15T10:03:00Z"/>
          <w:sz w:val="28"/>
        </w:rPr>
      </w:pPr>
    </w:p>
    <w:p w14:paraId="6CF0227D" w14:textId="35CB0D9C" w:rsidR="004E042C" w:rsidRPr="00FF0049" w:rsidDel="00FF0049" w:rsidRDefault="004E042C" w:rsidP="00FF0049">
      <w:pPr>
        <w:pStyle w:val="Ttulo"/>
        <w:spacing w:after="240"/>
        <w:jc w:val="center"/>
        <w:rPr>
          <w:del w:id="2" w:author="Carolina Avila" w:date="2019-05-15T10:03:00Z"/>
          <w:sz w:val="28"/>
        </w:rPr>
      </w:pPr>
    </w:p>
    <w:p w14:paraId="49D5F682" w14:textId="77777777" w:rsidR="00FF0049" w:rsidRPr="00FF0049" w:rsidRDefault="00FF0049" w:rsidP="00FF0049">
      <w:pPr>
        <w:pStyle w:val="Ttulo1"/>
        <w:spacing w:before="0" w:after="240" w:line="240" w:lineRule="auto"/>
        <w:jc w:val="center"/>
        <w:rPr>
          <w:sz w:val="28"/>
          <w:lang w:val="es-ES"/>
        </w:rPr>
      </w:pPr>
      <w:proofErr w:type="spellStart"/>
      <w:r w:rsidRPr="00FF0049">
        <w:rPr>
          <w:sz w:val="28"/>
          <w:lang w:val="es-ES"/>
        </w:rPr>
        <w:t>Group</w:t>
      </w:r>
      <w:proofErr w:type="spellEnd"/>
      <w:r w:rsidRPr="00FF0049">
        <w:rPr>
          <w:sz w:val="28"/>
          <w:lang w:val="es-ES"/>
        </w:rPr>
        <w:t xml:space="preserve"> </w:t>
      </w:r>
      <w:proofErr w:type="spellStart"/>
      <w:r w:rsidRPr="00FF0049">
        <w:rPr>
          <w:sz w:val="28"/>
          <w:lang w:val="es-ES"/>
        </w:rPr>
        <w:t>name</w:t>
      </w:r>
      <w:proofErr w:type="spellEnd"/>
      <w:r w:rsidRPr="00FF0049">
        <w:rPr>
          <w:sz w:val="28"/>
          <w:lang w:val="es-ES"/>
        </w:rPr>
        <w:t>: “</w:t>
      </w:r>
      <w:proofErr w:type="spellStart"/>
      <w:r w:rsidRPr="00FF0049">
        <w:rPr>
          <w:sz w:val="28"/>
          <w:lang w:val="es-ES"/>
        </w:rPr>
        <w:t>Juantxotl</w:t>
      </w:r>
      <w:proofErr w:type="spellEnd"/>
      <w:r w:rsidRPr="00FF0049">
        <w:rPr>
          <w:sz w:val="28"/>
          <w:lang w:val="es-ES"/>
        </w:rPr>
        <w:t>”</w:t>
      </w:r>
    </w:p>
    <w:p w14:paraId="4396CE94" w14:textId="77777777" w:rsidR="00FF0049" w:rsidRDefault="00FF0049" w:rsidP="00FF0049">
      <w:pPr>
        <w:spacing w:after="240" w:line="240" w:lineRule="auto"/>
        <w:jc w:val="center"/>
        <w:rPr>
          <w:rFonts w:cstheme="minorHAnsi"/>
          <w:sz w:val="24"/>
          <w:lang w:val="es-ES"/>
        </w:rPr>
        <w:sectPr w:rsidR="00FF0049" w:rsidSect="00A20E84">
          <w:headerReference w:type="default" r:id="rId8"/>
          <w:footerReference w:type="default" r:id="rId9"/>
          <w:pgSz w:w="11906" w:h="16838"/>
          <w:pgMar w:top="1440" w:right="1440" w:bottom="1440" w:left="1440" w:header="454" w:footer="708" w:gutter="0"/>
          <w:pgNumType w:start="1"/>
          <w:cols w:space="708"/>
          <w:docGrid w:linePitch="360"/>
        </w:sectPr>
      </w:pPr>
    </w:p>
    <w:p w14:paraId="3C56015B" w14:textId="08ABD854" w:rsidR="00FF0049" w:rsidRPr="00FF0049" w:rsidRDefault="00FF0049" w:rsidP="00FF0049">
      <w:pPr>
        <w:spacing w:line="240" w:lineRule="auto"/>
        <w:jc w:val="center"/>
        <w:rPr>
          <w:rFonts w:cstheme="minorHAnsi"/>
          <w:sz w:val="24"/>
          <w:lang w:val="es-ES"/>
        </w:rPr>
      </w:pPr>
      <w:r w:rsidRPr="00FF0049">
        <w:rPr>
          <w:rFonts w:cstheme="minorHAnsi"/>
          <w:sz w:val="24"/>
          <w:lang w:val="es-ES"/>
        </w:rPr>
        <w:t xml:space="preserve">Carolina </w:t>
      </w:r>
      <w:proofErr w:type="spellStart"/>
      <w:r w:rsidRPr="00FF0049">
        <w:rPr>
          <w:rFonts w:cstheme="minorHAnsi"/>
          <w:sz w:val="24"/>
          <w:lang w:val="es-ES"/>
        </w:rPr>
        <w:t>Avila</w:t>
      </w:r>
      <w:proofErr w:type="spellEnd"/>
      <w:r w:rsidRPr="00FF0049">
        <w:rPr>
          <w:rFonts w:cstheme="minorHAnsi"/>
          <w:sz w:val="24"/>
          <w:lang w:val="es-ES"/>
        </w:rPr>
        <w:t xml:space="preserve"> Carrasco</w:t>
      </w:r>
    </w:p>
    <w:p w14:paraId="4A7EDD45" w14:textId="77777777" w:rsidR="00FF0049" w:rsidRPr="00FF0049" w:rsidRDefault="00FF0049" w:rsidP="00FF0049">
      <w:pPr>
        <w:spacing w:line="240" w:lineRule="auto"/>
        <w:jc w:val="center"/>
        <w:rPr>
          <w:rFonts w:cstheme="minorHAnsi"/>
          <w:sz w:val="24"/>
          <w:lang w:val="es-ES"/>
        </w:rPr>
      </w:pPr>
      <w:proofErr w:type="spellStart"/>
      <w:r w:rsidRPr="00FF0049">
        <w:rPr>
          <w:rFonts w:cstheme="minorHAnsi"/>
          <w:sz w:val="24"/>
          <w:lang w:val="es-ES"/>
        </w:rPr>
        <w:t>Yusseff</w:t>
      </w:r>
      <w:proofErr w:type="spellEnd"/>
      <w:r w:rsidRPr="00FF0049">
        <w:rPr>
          <w:rFonts w:cstheme="minorHAnsi"/>
          <w:sz w:val="24"/>
          <w:lang w:val="es-ES"/>
        </w:rPr>
        <w:t xml:space="preserve"> </w:t>
      </w:r>
      <w:proofErr w:type="spellStart"/>
      <w:r w:rsidRPr="00FF0049">
        <w:rPr>
          <w:rFonts w:cstheme="minorHAnsi"/>
          <w:sz w:val="24"/>
          <w:lang w:val="es-ES"/>
        </w:rPr>
        <w:t>Dominguez</w:t>
      </w:r>
      <w:proofErr w:type="spellEnd"/>
      <w:r w:rsidRPr="00FF0049">
        <w:rPr>
          <w:rFonts w:cstheme="minorHAnsi"/>
          <w:sz w:val="24"/>
          <w:lang w:val="es-ES"/>
        </w:rPr>
        <w:t xml:space="preserve"> Ruiz</w:t>
      </w:r>
    </w:p>
    <w:p w14:paraId="7FFB7867" w14:textId="77777777" w:rsidR="00FF0049" w:rsidRPr="00FF0049" w:rsidRDefault="00FF0049" w:rsidP="00FF0049">
      <w:pPr>
        <w:spacing w:line="240" w:lineRule="auto"/>
        <w:jc w:val="center"/>
        <w:rPr>
          <w:rFonts w:cstheme="minorHAnsi"/>
          <w:sz w:val="24"/>
          <w:lang w:val="es-ES"/>
        </w:rPr>
      </w:pPr>
      <w:r w:rsidRPr="00FF0049">
        <w:rPr>
          <w:rFonts w:cstheme="minorHAnsi"/>
          <w:sz w:val="24"/>
          <w:lang w:val="es-ES"/>
        </w:rPr>
        <w:t>Rodrigo Moreno Carrillo</w:t>
      </w:r>
    </w:p>
    <w:p w14:paraId="6D470D8A" w14:textId="77777777" w:rsidR="00FF0049" w:rsidRPr="00FF0049" w:rsidRDefault="00FF0049" w:rsidP="00FF0049">
      <w:pPr>
        <w:spacing w:line="240" w:lineRule="auto"/>
        <w:jc w:val="center"/>
        <w:rPr>
          <w:rFonts w:cstheme="minorHAnsi"/>
          <w:sz w:val="24"/>
          <w:lang w:val="es-ES"/>
        </w:rPr>
      </w:pPr>
      <w:r w:rsidRPr="00FF0049">
        <w:rPr>
          <w:rFonts w:cstheme="minorHAnsi"/>
          <w:sz w:val="24"/>
          <w:lang w:val="es-ES"/>
        </w:rPr>
        <w:t>Esteban Ochoa Guaraca</w:t>
      </w:r>
    </w:p>
    <w:p w14:paraId="4522E0EF" w14:textId="77777777" w:rsidR="00FF0049" w:rsidRDefault="00FF0049" w:rsidP="00607867">
      <w:pPr>
        <w:pStyle w:val="Ttulo"/>
        <w:jc w:val="center"/>
        <w:rPr>
          <w:lang w:val="es-ES"/>
        </w:rPr>
        <w:sectPr w:rsidR="00FF0049" w:rsidSect="00FF0049">
          <w:type w:val="continuous"/>
          <w:pgSz w:w="11906" w:h="16838"/>
          <w:pgMar w:top="1440" w:right="1440" w:bottom="1440" w:left="1440" w:header="454" w:footer="708" w:gutter="0"/>
          <w:pgNumType w:start="1"/>
          <w:cols w:num="2" w:space="708"/>
          <w:docGrid w:linePitch="360"/>
        </w:sectPr>
      </w:pPr>
    </w:p>
    <w:p w14:paraId="3CB94E10" w14:textId="0B7FE939" w:rsidR="00607867" w:rsidRPr="00FF0049" w:rsidDel="00FF0049" w:rsidRDefault="00607867" w:rsidP="00607867">
      <w:pPr>
        <w:pStyle w:val="Ttulo1"/>
        <w:jc w:val="center"/>
        <w:rPr>
          <w:del w:id="3" w:author="Carolina Avila" w:date="2019-05-15T10:02:00Z"/>
          <w:lang w:val="es-ES"/>
        </w:rPr>
      </w:pPr>
      <w:del w:id="4" w:author="Carolina Avila" w:date="2019-05-15T10:02:00Z">
        <w:r w:rsidRPr="00FF0049" w:rsidDel="00FF0049">
          <w:rPr>
            <w:lang w:val="es-ES"/>
          </w:rPr>
          <w:delText>Group</w:delText>
        </w:r>
        <w:r w:rsidR="003B0A07" w:rsidRPr="00FF0049" w:rsidDel="00FF0049">
          <w:rPr>
            <w:lang w:val="es-ES"/>
          </w:rPr>
          <w:delText xml:space="preserve"> name</w:delText>
        </w:r>
        <w:r w:rsidRPr="00FF0049" w:rsidDel="00FF0049">
          <w:rPr>
            <w:lang w:val="es-ES"/>
          </w:rPr>
          <w:delText>: “Juantxotl”</w:delText>
        </w:r>
      </w:del>
    </w:p>
    <w:p w14:paraId="2BF4A10B" w14:textId="6FD0ED93" w:rsidR="00607867" w:rsidRPr="00FF0049" w:rsidDel="00FF0049" w:rsidRDefault="00607867" w:rsidP="00607867">
      <w:pPr>
        <w:rPr>
          <w:del w:id="5" w:author="Carolina Avila" w:date="2019-05-15T10:02:00Z"/>
          <w:lang w:val="es-ES"/>
        </w:rPr>
      </w:pPr>
    </w:p>
    <w:p w14:paraId="62D2E5AE" w14:textId="10FB9649" w:rsidR="00607867" w:rsidRPr="00FF0049" w:rsidDel="00FF0049" w:rsidRDefault="00607867" w:rsidP="00607867">
      <w:pPr>
        <w:spacing w:line="240" w:lineRule="auto"/>
        <w:jc w:val="center"/>
        <w:rPr>
          <w:del w:id="6" w:author="Carolina Avila" w:date="2019-05-15T10:02:00Z"/>
          <w:sz w:val="24"/>
          <w:lang w:val="es-ES"/>
        </w:rPr>
      </w:pPr>
      <w:del w:id="7" w:author="Carolina Avila" w:date="2019-05-15T10:02:00Z">
        <w:r w:rsidRPr="00FF0049" w:rsidDel="00FF0049">
          <w:rPr>
            <w:sz w:val="24"/>
            <w:lang w:val="es-ES"/>
          </w:rPr>
          <w:delText>Carolina Avila</w:delText>
        </w:r>
        <w:r w:rsidR="009F6D55" w:rsidRPr="00FF0049" w:rsidDel="00FF0049">
          <w:rPr>
            <w:sz w:val="24"/>
            <w:lang w:val="es-ES"/>
          </w:rPr>
          <w:delText xml:space="preserve"> Carrasco</w:delText>
        </w:r>
      </w:del>
    </w:p>
    <w:p w14:paraId="4FC23760" w14:textId="1AB506DD" w:rsidR="00607867" w:rsidRPr="00607867" w:rsidDel="00FF0049" w:rsidRDefault="00607867" w:rsidP="00607867">
      <w:pPr>
        <w:spacing w:line="240" w:lineRule="auto"/>
        <w:jc w:val="center"/>
        <w:rPr>
          <w:del w:id="8" w:author="Carolina Avila" w:date="2019-05-15T10:02:00Z"/>
          <w:sz w:val="24"/>
          <w:lang w:val="es-ES"/>
        </w:rPr>
      </w:pPr>
      <w:del w:id="9" w:author="Carolina Avila" w:date="2019-05-15T10:02:00Z">
        <w:r w:rsidRPr="00607867" w:rsidDel="00FF0049">
          <w:rPr>
            <w:sz w:val="24"/>
            <w:lang w:val="es-ES"/>
          </w:rPr>
          <w:delText>Yusseff Dominguez</w:delText>
        </w:r>
        <w:r w:rsidR="001A4BF6" w:rsidDel="00FF0049">
          <w:rPr>
            <w:sz w:val="24"/>
            <w:lang w:val="es-ES"/>
          </w:rPr>
          <w:delText xml:space="preserve"> Ruiz</w:delText>
        </w:r>
      </w:del>
    </w:p>
    <w:p w14:paraId="68D33EAE" w14:textId="33E4DF8E" w:rsidR="00607867" w:rsidRPr="00607867" w:rsidDel="00FF0049" w:rsidRDefault="00607867" w:rsidP="00607867">
      <w:pPr>
        <w:spacing w:line="240" w:lineRule="auto"/>
        <w:jc w:val="center"/>
        <w:rPr>
          <w:del w:id="10" w:author="Carolina Avila" w:date="2019-05-15T10:02:00Z"/>
          <w:sz w:val="24"/>
          <w:lang w:val="es-ES"/>
        </w:rPr>
      </w:pPr>
      <w:del w:id="11" w:author="Carolina Avila" w:date="2019-05-15T10:02:00Z">
        <w:r w:rsidRPr="00607867" w:rsidDel="00FF0049">
          <w:rPr>
            <w:sz w:val="24"/>
            <w:lang w:val="es-ES"/>
          </w:rPr>
          <w:delText>Rodrigo Moreno</w:delText>
        </w:r>
        <w:r w:rsidR="001A4BF6" w:rsidDel="00FF0049">
          <w:rPr>
            <w:sz w:val="24"/>
            <w:lang w:val="es-ES"/>
          </w:rPr>
          <w:delText xml:space="preserve"> Carrillo</w:delText>
        </w:r>
      </w:del>
    </w:p>
    <w:p w14:paraId="0B188D21" w14:textId="1E085F4D" w:rsidR="00607867" w:rsidRPr="00FF0049" w:rsidDel="00FF0049" w:rsidRDefault="00607867" w:rsidP="00607867">
      <w:pPr>
        <w:spacing w:line="240" w:lineRule="auto"/>
        <w:jc w:val="center"/>
        <w:rPr>
          <w:del w:id="12" w:author="Carolina Avila" w:date="2019-05-15T10:02:00Z"/>
          <w:sz w:val="24"/>
          <w:lang w:val="es-ES"/>
        </w:rPr>
      </w:pPr>
      <w:del w:id="13" w:author="Carolina Avila" w:date="2019-05-15T10:02:00Z">
        <w:r w:rsidRPr="00FF0049" w:rsidDel="00FF0049">
          <w:rPr>
            <w:sz w:val="24"/>
            <w:lang w:val="es-ES"/>
          </w:rPr>
          <w:delText>Esteban Ochoa</w:delText>
        </w:r>
        <w:r w:rsidR="001A4BF6" w:rsidRPr="00FF0049" w:rsidDel="00FF0049">
          <w:rPr>
            <w:sz w:val="24"/>
            <w:lang w:val="es-ES"/>
          </w:rPr>
          <w:delText xml:space="preserve"> Guaraca</w:delText>
        </w:r>
      </w:del>
    </w:p>
    <w:p w14:paraId="28593BB9" w14:textId="100ECBE7" w:rsidR="00607867" w:rsidRPr="009F6D55" w:rsidRDefault="00607867" w:rsidP="00607867">
      <w:pPr>
        <w:pStyle w:val="Ttulo"/>
        <w:jc w:val="center"/>
        <w:rPr>
          <w:sz w:val="28"/>
        </w:rPr>
      </w:pPr>
    </w:p>
    <w:p w14:paraId="7341B1B6" w14:textId="77777777" w:rsidR="00C83701" w:rsidRPr="00A016A5" w:rsidRDefault="00C83701" w:rsidP="00C83701">
      <w:pPr>
        <w:pStyle w:val="Ttulo1"/>
        <w:numPr>
          <w:ilvl w:val="0"/>
          <w:numId w:val="2"/>
        </w:numPr>
        <w:rPr>
          <w:b/>
          <w:sz w:val="28"/>
        </w:rPr>
      </w:pPr>
      <w:r w:rsidRPr="00A016A5">
        <w:rPr>
          <w:b/>
          <w:sz w:val="28"/>
        </w:rPr>
        <w:t xml:space="preserve">Research topic: </w:t>
      </w:r>
    </w:p>
    <w:p w14:paraId="3A4B9040" w14:textId="3F914224" w:rsidR="00C83701" w:rsidRPr="00A016A5" w:rsidRDefault="00941A13" w:rsidP="007128C6">
      <w:pPr>
        <w:spacing w:after="120" w:line="240" w:lineRule="auto"/>
        <w:jc w:val="both"/>
        <w:rPr>
          <w:rFonts w:asciiTheme="majorHAnsi" w:hAnsiTheme="majorHAnsi" w:cstheme="majorHAnsi"/>
        </w:rPr>
      </w:pPr>
      <w:r>
        <w:rPr>
          <w:rFonts w:asciiTheme="majorHAnsi" w:hAnsiTheme="majorHAnsi" w:cstheme="majorHAnsi"/>
        </w:rPr>
        <w:t>The main</w:t>
      </w:r>
      <w:r w:rsidR="007128C6">
        <w:rPr>
          <w:rFonts w:asciiTheme="majorHAnsi" w:hAnsiTheme="majorHAnsi" w:cstheme="majorHAnsi"/>
        </w:rPr>
        <w:t xml:space="preserve"> </w:t>
      </w:r>
      <w:r w:rsidR="00C83701" w:rsidRPr="00A016A5">
        <w:rPr>
          <w:rFonts w:asciiTheme="majorHAnsi" w:hAnsiTheme="majorHAnsi" w:cstheme="majorHAnsi"/>
        </w:rPr>
        <w:t xml:space="preserve">goal is to optimize the robot’s behaviour to maximize </w:t>
      </w:r>
      <w:r w:rsidR="00C87641">
        <w:rPr>
          <w:rFonts w:asciiTheme="majorHAnsi" w:hAnsiTheme="majorHAnsi" w:cstheme="majorHAnsi"/>
        </w:rPr>
        <w:t>map</w:t>
      </w:r>
      <w:r w:rsidR="00C83701" w:rsidRPr="00A016A5">
        <w:rPr>
          <w:rFonts w:asciiTheme="majorHAnsi" w:hAnsiTheme="majorHAnsi" w:cstheme="majorHAnsi"/>
        </w:rPr>
        <w:t xml:space="preserve"> coverage while having an acceptable mapping accuracy. In order to achieve this </w:t>
      </w:r>
      <w:proofErr w:type="gramStart"/>
      <w:r w:rsidR="00C83701" w:rsidRPr="00A016A5">
        <w:rPr>
          <w:rFonts w:asciiTheme="majorHAnsi" w:hAnsiTheme="majorHAnsi" w:cstheme="majorHAnsi"/>
        </w:rPr>
        <w:t>goal</w:t>
      </w:r>
      <w:proofErr w:type="gramEnd"/>
      <w:r w:rsidR="00C83701" w:rsidRPr="00A016A5">
        <w:rPr>
          <w:rFonts w:asciiTheme="majorHAnsi" w:hAnsiTheme="majorHAnsi" w:cstheme="majorHAnsi"/>
        </w:rPr>
        <w:t xml:space="preserve"> we have focused our work in the following aspects:</w:t>
      </w:r>
    </w:p>
    <w:p w14:paraId="7FE9A7E9" w14:textId="1441FFB3" w:rsidR="00C83701" w:rsidRPr="00A016A5" w:rsidRDefault="00EF108A" w:rsidP="007128C6">
      <w:pPr>
        <w:pStyle w:val="Prrafodelista"/>
        <w:numPr>
          <w:ilvl w:val="0"/>
          <w:numId w:val="17"/>
        </w:numPr>
        <w:spacing w:after="120" w:line="240" w:lineRule="auto"/>
        <w:jc w:val="both"/>
        <w:rPr>
          <w:rFonts w:asciiTheme="majorHAnsi" w:hAnsiTheme="majorHAnsi" w:cstheme="majorHAnsi"/>
        </w:rPr>
      </w:pPr>
      <w:r w:rsidRPr="00A016A5">
        <w:rPr>
          <w:rFonts w:asciiTheme="majorHAnsi" w:hAnsiTheme="majorHAnsi" w:cstheme="majorHAnsi"/>
        </w:rPr>
        <w:t xml:space="preserve">Development of an exploration algorithm that plans and controls the </w:t>
      </w:r>
      <w:r w:rsidR="00941A13">
        <w:rPr>
          <w:rFonts w:asciiTheme="majorHAnsi" w:hAnsiTheme="majorHAnsi" w:cstheme="majorHAnsi"/>
        </w:rPr>
        <w:t>path</w:t>
      </w:r>
      <w:r w:rsidR="00941A13" w:rsidRPr="00A016A5">
        <w:rPr>
          <w:rFonts w:asciiTheme="majorHAnsi" w:hAnsiTheme="majorHAnsi" w:cstheme="majorHAnsi"/>
        </w:rPr>
        <w:t xml:space="preserve"> </w:t>
      </w:r>
      <w:r w:rsidRPr="00A016A5">
        <w:rPr>
          <w:rFonts w:asciiTheme="majorHAnsi" w:hAnsiTheme="majorHAnsi" w:cstheme="majorHAnsi"/>
        </w:rPr>
        <w:t>followed by the robot.</w:t>
      </w:r>
    </w:p>
    <w:p w14:paraId="41DB8C7B" w14:textId="77777777" w:rsidR="00EF108A" w:rsidRDefault="00EF108A" w:rsidP="007128C6">
      <w:pPr>
        <w:pStyle w:val="Prrafodelista"/>
        <w:numPr>
          <w:ilvl w:val="0"/>
          <w:numId w:val="17"/>
        </w:numPr>
        <w:spacing w:after="120" w:line="240" w:lineRule="auto"/>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7128C6">
      <w:pPr>
        <w:pStyle w:val="Prrafodelista"/>
        <w:numPr>
          <w:ilvl w:val="0"/>
          <w:numId w:val="17"/>
        </w:numPr>
        <w:spacing w:after="120" w:line="240" w:lineRule="auto"/>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42FB37B4" w:rsidR="00C87641" w:rsidRPr="00C87641" w:rsidRDefault="00C87641" w:rsidP="007128C6">
      <w:pPr>
        <w:spacing w:after="120" w:line="240" w:lineRule="auto"/>
        <w:jc w:val="both"/>
        <w:rPr>
          <w:rFonts w:asciiTheme="majorHAnsi" w:hAnsiTheme="majorHAnsi" w:cstheme="majorHAnsi"/>
        </w:rPr>
      </w:pPr>
      <w:r>
        <w:rPr>
          <w:rFonts w:asciiTheme="majorHAnsi" w:hAnsiTheme="majorHAnsi" w:cstheme="majorHAnsi"/>
        </w:rPr>
        <w:t xml:space="preserve">After </w:t>
      </w:r>
      <w:r w:rsidR="00941A13">
        <w:rPr>
          <w:rFonts w:asciiTheme="majorHAnsi" w:hAnsiTheme="majorHAnsi" w:cstheme="majorHAnsi"/>
        </w:rPr>
        <w:t xml:space="preserve">the </w:t>
      </w:r>
      <w:r>
        <w:rPr>
          <w:rFonts w:asciiTheme="majorHAnsi" w:hAnsiTheme="majorHAnsi" w:cstheme="majorHAnsi"/>
        </w:rPr>
        <w:t xml:space="preserve">implementation of these behaviours, we carried out an experimental </w:t>
      </w:r>
      <w:r w:rsidR="00941A13">
        <w:rPr>
          <w:rFonts w:asciiTheme="majorHAnsi" w:hAnsiTheme="majorHAnsi" w:cstheme="majorHAnsi"/>
        </w:rPr>
        <w:t xml:space="preserve">study </w:t>
      </w:r>
      <w:r>
        <w:rPr>
          <w:rFonts w:asciiTheme="majorHAnsi" w:hAnsiTheme="majorHAnsi" w:cstheme="majorHAnsi"/>
        </w:rPr>
        <w:t>to evaluate the effect of different su</w:t>
      </w:r>
      <w:r w:rsidR="0073749D">
        <w:rPr>
          <w:rFonts w:asciiTheme="majorHAnsi" w:hAnsiTheme="majorHAnsi" w:cstheme="majorHAnsi"/>
        </w:rPr>
        <w:t>bsystem additions o</w:t>
      </w:r>
      <w:r>
        <w:rPr>
          <w:rFonts w:asciiTheme="majorHAnsi" w:hAnsiTheme="majorHAnsi" w:cstheme="majorHAnsi"/>
        </w:rPr>
        <w:t>n both, coverage and mapping accuracy.</w:t>
      </w:r>
    </w:p>
    <w:p w14:paraId="1EA927D2" w14:textId="77777777" w:rsidR="00C83701" w:rsidRPr="00A016A5" w:rsidRDefault="00C83701" w:rsidP="00EB3BCB">
      <w:pPr>
        <w:pStyle w:val="Ttulo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128C6">
      <w:pPr>
        <w:spacing w:before="240" w:after="240" w:line="240" w:lineRule="auto"/>
        <w:ind w:left="-142"/>
        <w:jc w:val="center"/>
        <w:rPr>
          <w:rFonts w:asciiTheme="majorHAnsi" w:hAnsiTheme="majorHAnsi" w:cstheme="majorHAnsi"/>
        </w:rPr>
      </w:pPr>
      <w:r>
        <w:rPr>
          <w:rFonts w:asciiTheme="majorHAnsi" w:hAnsiTheme="majorHAnsi" w:cstheme="majorHAnsi"/>
          <w:noProof/>
          <w:lang w:eastAsia="en-GB"/>
        </w:rPr>
        <w:drawing>
          <wp:inline distT="0" distB="0" distL="0" distR="0" wp14:anchorId="0AA6DE4A" wp14:editId="03BB54EB">
            <wp:extent cx="5391509" cy="310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8852" cy="3124717"/>
                    </a:xfrm>
                    <a:prstGeom prst="rect">
                      <a:avLst/>
                    </a:prstGeom>
                    <a:noFill/>
                  </pic:spPr>
                </pic:pic>
              </a:graphicData>
            </a:graphic>
          </wp:inline>
        </w:drawing>
      </w:r>
    </w:p>
    <w:p w14:paraId="10C8342D" w14:textId="71D619AF" w:rsidR="005320FA" w:rsidRPr="00A016A5" w:rsidRDefault="005320FA" w:rsidP="0073749D">
      <w:pPr>
        <w:pStyle w:val="Descripci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6B0B79AA" w:rsidR="00C83701" w:rsidRPr="00A016A5" w:rsidRDefault="0073749D" w:rsidP="00EB3BCB">
      <w:pPr>
        <w:jc w:val="both"/>
        <w:rPr>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FC73F04" w14:textId="2D60D4CF" w:rsidR="00EF108A" w:rsidRPr="0073749D" w:rsidRDefault="00FF0049" w:rsidP="00EB3BCB">
      <w:pPr>
        <w:pStyle w:val="Prrafodelista"/>
        <w:numPr>
          <w:ilvl w:val="0"/>
          <w:numId w:val="18"/>
        </w:numPr>
        <w:jc w:val="both"/>
        <w:rPr>
          <w:rFonts w:asciiTheme="majorHAnsi" w:hAnsiTheme="majorHAnsi" w:cstheme="majorHAnsi"/>
          <w:b/>
        </w:rPr>
      </w:pPr>
      <w:r>
        <w:rPr>
          <w:rFonts w:asciiTheme="majorHAnsi" w:hAnsiTheme="majorHAnsi" w:cstheme="majorHAnsi"/>
          <w:b/>
        </w:rPr>
        <w:t>E</w:t>
      </w:r>
      <w:r w:rsidR="00EF108A" w:rsidRPr="0073749D">
        <w:rPr>
          <w:rFonts w:asciiTheme="majorHAnsi" w:hAnsiTheme="majorHAnsi" w:cstheme="majorHAnsi"/>
          <w:b/>
        </w:rPr>
        <w:t>xploration algorithm</w:t>
      </w:r>
      <w:r w:rsidR="00487095" w:rsidRPr="0073749D">
        <w:rPr>
          <w:rFonts w:asciiTheme="majorHAnsi" w:hAnsiTheme="majorHAnsi" w:cstheme="majorHAnsi"/>
          <w:b/>
        </w:rPr>
        <w:t>:</w:t>
      </w:r>
    </w:p>
    <w:p w14:paraId="05EE14C8" w14:textId="42F45C3B" w:rsidR="0029692B" w:rsidRPr="00A016A5" w:rsidRDefault="0029692B" w:rsidP="007128C6">
      <w:pPr>
        <w:spacing w:after="120" w:line="240" w:lineRule="auto"/>
        <w:contextualSpacing/>
        <w:jc w:val="both"/>
        <w:rPr>
          <w:rFonts w:asciiTheme="majorHAnsi" w:hAnsiTheme="majorHAnsi" w:cstheme="majorHAnsi"/>
        </w:rPr>
      </w:pPr>
      <w:r w:rsidRPr="00A016A5">
        <w:rPr>
          <w:rFonts w:asciiTheme="majorHAnsi" w:hAnsiTheme="majorHAnsi" w:cstheme="majorHAnsi"/>
        </w:rPr>
        <w:t xml:space="preserve">The </w:t>
      </w:r>
      <w:r w:rsidR="00947809">
        <w:rPr>
          <w:rFonts w:asciiTheme="majorHAnsi" w:hAnsiTheme="majorHAnsi" w:cstheme="majorHAnsi"/>
        </w:rPr>
        <w:t xml:space="preserve">exploration </w:t>
      </w:r>
      <w:r w:rsidRPr="00A016A5">
        <w:rPr>
          <w:rFonts w:asciiTheme="majorHAnsi" w:hAnsiTheme="majorHAnsi" w:cstheme="majorHAnsi"/>
        </w:rPr>
        <w:t xml:space="preserve">algorithm </w:t>
      </w:r>
      <w:r w:rsidR="001A4BF6">
        <w:rPr>
          <w:rFonts w:asciiTheme="majorHAnsi" w:hAnsiTheme="majorHAnsi" w:cstheme="majorHAnsi"/>
        </w:rPr>
        <w:t xml:space="preserve">relies on </w:t>
      </w:r>
      <w:r w:rsidRPr="00A016A5">
        <w:rPr>
          <w:rFonts w:asciiTheme="majorHAnsi" w:hAnsiTheme="majorHAnsi" w:cstheme="majorHAnsi"/>
        </w:rPr>
        <w:t xml:space="preserve">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 xml:space="preserve">The outcome of the algorithm is the next cell that the robot </w:t>
      </w:r>
      <w:r w:rsidR="005B35B5" w:rsidRPr="00A016A5">
        <w:rPr>
          <w:rFonts w:asciiTheme="majorHAnsi" w:hAnsiTheme="majorHAnsi" w:cstheme="majorHAnsi"/>
        </w:rPr>
        <w:lastRenderedPageBreak/>
        <w:t>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27CEAF8A" w:rsidR="0029692B" w:rsidRPr="00A016A5" w:rsidRDefault="0029692B" w:rsidP="007128C6">
      <w:pPr>
        <w:pStyle w:val="Prrafodelista"/>
        <w:numPr>
          <w:ilvl w:val="0"/>
          <w:numId w:val="25"/>
        </w:numPr>
        <w:spacing w:after="120" w:line="240" w:lineRule="auto"/>
        <w:jc w:val="both"/>
        <w:rPr>
          <w:rFonts w:asciiTheme="majorHAnsi" w:hAnsiTheme="majorHAnsi" w:cstheme="majorHAnsi"/>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r w:rsidR="00947809">
        <w:rPr>
          <w:rFonts w:asciiTheme="majorHAnsi" w:hAnsiTheme="majorHAnsi" w:cstheme="majorHAnsi"/>
        </w:rPr>
        <w:t xml:space="preserve"> Of all the possible cell status (described in the mapping task section below), the algorithm only cares about OBSTACLE, VISITED, EXPLORED, and UNKNOWN in order to compute the outcome.</w:t>
      </w:r>
    </w:p>
    <w:p w14:paraId="290057C6" w14:textId="4BF4CBC9" w:rsidR="0029692B" w:rsidRPr="00A016A5" w:rsidRDefault="0029692B" w:rsidP="007128C6">
      <w:pPr>
        <w:pStyle w:val="Prrafodelista"/>
        <w:numPr>
          <w:ilvl w:val="0"/>
          <w:numId w:val="25"/>
        </w:numPr>
        <w:spacing w:after="120" w:line="240" w:lineRule="auto"/>
        <w:jc w:val="both"/>
        <w:rPr>
          <w:rFonts w:asciiTheme="majorHAnsi" w:hAnsiTheme="majorHAnsi" w:cstheme="majorHAnsi"/>
        </w:rPr>
      </w:pPr>
      <w:r w:rsidRPr="00A016A5">
        <w:rPr>
          <w:rFonts w:asciiTheme="majorHAnsi" w:hAnsiTheme="majorHAnsi" w:cstheme="majorHAnsi"/>
          <w:b/>
        </w:rPr>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r w:rsidRPr="00A016A5">
        <w:rPr>
          <w:rFonts w:asciiTheme="majorHAnsi" w:hAnsiTheme="majorHAnsi" w:cstheme="majorHAnsi"/>
        </w:rPr>
        <w:t>make</w:t>
      </w:r>
      <w:r w:rsidR="00490DE5" w:rsidRPr="00A016A5">
        <w:rPr>
          <w:rFonts w:asciiTheme="majorHAnsi" w:hAnsiTheme="majorHAnsi" w:cstheme="majorHAnsi"/>
        </w:rPr>
        <w:t xml:space="preserve"> a</w:t>
      </w:r>
      <w:r w:rsidRPr="00A016A5">
        <w:rPr>
          <w:rFonts w:asciiTheme="majorHAnsi" w:hAnsiTheme="majorHAnsi" w:cstheme="majorHAnsi"/>
        </w:rPr>
        <w:t xml:space="preserve"> decision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7128C6">
      <w:pPr>
        <w:pStyle w:val="Prrafodelista"/>
        <w:numPr>
          <w:ilvl w:val="0"/>
          <w:numId w:val="31"/>
        </w:numPr>
        <w:spacing w:after="120" w:line="240" w:lineRule="auto"/>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North, South, East &amp; West.</w:t>
      </w:r>
      <w:r w:rsidRPr="00A016A5">
        <w:rPr>
          <w:rFonts w:asciiTheme="majorHAnsi" w:hAnsiTheme="majorHAnsi" w:cstheme="majorHAnsi"/>
          <w:b/>
        </w:rPr>
        <w:t xml:space="preserve"> </w:t>
      </w:r>
    </w:p>
    <w:p w14:paraId="490BA6F6" w14:textId="3A5A0940" w:rsidR="000E45C1" w:rsidRPr="00A016A5" w:rsidRDefault="000E45C1" w:rsidP="007128C6">
      <w:pPr>
        <w:pStyle w:val="Prrafodelista"/>
        <w:numPr>
          <w:ilvl w:val="0"/>
          <w:numId w:val="31"/>
        </w:numPr>
        <w:spacing w:after="120" w:line="240" w:lineRule="auto"/>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7128C6">
      <w:pPr>
        <w:pStyle w:val="Prrafodelista"/>
        <w:numPr>
          <w:ilvl w:val="0"/>
          <w:numId w:val="31"/>
        </w:numPr>
        <w:spacing w:after="120" w:line="240" w:lineRule="auto"/>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3F30FE6D" w:rsidR="00490DE5" w:rsidRPr="00A016A5" w:rsidRDefault="00490DE5" w:rsidP="007128C6">
      <w:pPr>
        <w:spacing w:after="120" w:line="240" w:lineRule="auto"/>
        <w:jc w:val="both"/>
        <w:rPr>
          <w:rFonts w:asciiTheme="majorHAnsi" w:hAnsiTheme="majorHAnsi" w:cstheme="majorHAnsi"/>
        </w:rPr>
      </w:pPr>
      <w:r w:rsidRPr="00A016A5">
        <w:rPr>
          <w:rFonts w:asciiTheme="majorHAnsi" w:hAnsiTheme="majorHAnsi" w:cstheme="majorHAnsi"/>
        </w:rPr>
        <w:t>Could be the case that following these rules the robot gets stuck because none of the surrounding cells is available for visiting due to</w:t>
      </w:r>
      <w:r w:rsidR="00947809">
        <w:rPr>
          <w:rFonts w:asciiTheme="majorHAnsi" w:hAnsiTheme="majorHAnsi" w:cstheme="majorHAnsi"/>
        </w:rPr>
        <w:t xml:space="preserve"> the</w:t>
      </w:r>
      <w:r w:rsidRPr="00A016A5">
        <w:rPr>
          <w:rFonts w:asciiTheme="majorHAnsi" w:hAnsiTheme="majorHAnsi" w:cstheme="majorHAnsi"/>
        </w:rPr>
        <w:t xml:space="preserve"> presence of OBSTACLE or is already VISITED. In that case, </w:t>
      </w:r>
      <w:r w:rsidR="001A4BF6">
        <w:rPr>
          <w:rFonts w:asciiTheme="majorHAnsi" w:hAnsiTheme="majorHAnsi" w:cstheme="majorHAnsi"/>
        </w:rPr>
        <w:t>the robot needs to “hop”</w:t>
      </w:r>
      <w:r w:rsidRPr="00A016A5">
        <w:rPr>
          <w:rFonts w:asciiTheme="majorHAnsi" w:hAnsiTheme="majorHAnsi" w:cstheme="majorHAnsi"/>
        </w:rPr>
        <w:t xml:space="preserve">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333CE9" w:rsidRDefault="00490DE5" w:rsidP="007128C6">
      <w:pPr>
        <w:pStyle w:val="Prrafodelista"/>
        <w:numPr>
          <w:ilvl w:val="0"/>
          <w:numId w:val="25"/>
        </w:numPr>
        <w:spacing w:after="120" w:line="240" w:lineRule="auto"/>
        <w:ind w:left="357" w:hanging="357"/>
        <w:contextualSpacing w:val="0"/>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680C46D4" w14:textId="52B89CA6" w:rsidR="009F6D55" w:rsidRPr="0073749D" w:rsidRDefault="009F6D55" w:rsidP="00333CE9">
      <w:pPr>
        <w:pStyle w:val="Prrafodelista"/>
        <w:ind w:left="360"/>
        <w:jc w:val="center"/>
        <w:rPr>
          <w:rFonts w:asciiTheme="majorHAnsi" w:hAnsiTheme="majorHAnsi" w:cstheme="majorHAnsi"/>
        </w:rPr>
      </w:pPr>
      <w:r>
        <w:rPr>
          <w:rFonts w:asciiTheme="majorHAnsi" w:hAnsiTheme="majorHAnsi" w:cstheme="majorHAnsi"/>
          <w:noProof/>
          <w:lang w:eastAsia="en-GB"/>
        </w:rPr>
        <w:drawing>
          <wp:inline distT="0" distB="0" distL="0" distR="0" wp14:anchorId="0429C25C" wp14:editId="438A5EB0">
            <wp:extent cx="4364355" cy="12656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3186" cy="1276869"/>
                    </a:xfrm>
                    <a:prstGeom prst="rect">
                      <a:avLst/>
                    </a:prstGeom>
                    <a:noFill/>
                  </pic:spPr>
                </pic:pic>
              </a:graphicData>
            </a:graphic>
          </wp:inline>
        </w:drawing>
      </w:r>
    </w:p>
    <w:p w14:paraId="40CD4B98" w14:textId="77777777" w:rsidR="0073749D" w:rsidRDefault="0073749D" w:rsidP="0073749D">
      <w:pPr>
        <w:pStyle w:val="Descripcin"/>
        <w:ind w:left="360"/>
        <w:jc w:val="center"/>
        <w:rPr>
          <w:rFonts w:asciiTheme="majorHAnsi" w:hAnsiTheme="majorHAnsi" w:cstheme="majorHAnsi"/>
          <w:sz w:val="20"/>
        </w:rPr>
      </w:pPr>
      <w:bookmarkStart w:id="14"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14"/>
      <w:r w:rsidRPr="00A016A5">
        <w:rPr>
          <w:rFonts w:asciiTheme="majorHAnsi" w:hAnsiTheme="majorHAnsi" w:cstheme="majorHAnsi"/>
          <w:sz w:val="20"/>
        </w:rPr>
        <w:t>. Process followed by the exploration algorithm for selection of next goal position.</w:t>
      </w:r>
    </w:p>
    <w:p w14:paraId="68A9BAD0" w14:textId="77777777" w:rsidR="00947809" w:rsidRPr="00A016A5" w:rsidRDefault="00947809" w:rsidP="007128C6">
      <w:pPr>
        <w:spacing w:after="120" w:line="240" w:lineRule="auto"/>
        <w:contextualSpacing/>
        <w:jc w:val="both"/>
        <w:rPr>
          <w:rFonts w:asciiTheme="majorHAnsi" w:hAnsiTheme="majorHAnsi" w:cstheme="majorHAnsi"/>
        </w:rPr>
      </w:pPr>
      <w:r w:rsidRPr="00A016A5">
        <w:rPr>
          <w:rFonts w:asciiTheme="majorHAnsi" w:hAnsiTheme="majorHAnsi" w:cstheme="majorHAnsi"/>
          <w:b/>
        </w:rPr>
        <w:t>Mapping task</w:t>
      </w:r>
      <w:r w:rsidRPr="00A016A5">
        <w:rPr>
          <w:rFonts w:asciiTheme="majorHAnsi" w:hAnsiTheme="majorHAnsi" w:cstheme="majorHAnsi"/>
        </w:rPr>
        <w:t xml:space="preserve">: </w:t>
      </w:r>
    </w:p>
    <w:p w14:paraId="5270A08B" w14:textId="1BC72C1F" w:rsidR="00947809" w:rsidRPr="00A016A5" w:rsidRDefault="00947809" w:rsidP="007128C6">
      <w:pPr>
        <w:spacing w:after="120" w:line="240" w:lineRule="auto"/>
        <w:contextualSpacing/>
        <w:jc w:val="both"/>
        <w:rPr>
          <w:rFonts w:asciiTheme="majorHAnsi" w:hAnsiTheme="majorHAnsi" w:cstheme="majorHAnsi"/>
        </w:rPr>
      </w:pPr>
      <w:r>
        <w:rPr>
          <w:rFonts w:asciiTheme="majorHAnsi" w:hAnsiTheme="majorHAnsi" w:cstheme="majorHAnsi"/>
        </w:rPr>
        <w:t>The exploration algorithm uses the mapping information to decide the next goal position as explained above. Five</w:t>
      </w:r>
      <w:r w:rsidRPr="00A016A5">
        <w:rPr>
          <w:rFonts w:asciiTheme="majorHAnsi" w:hAnsiTheme="majorHAnsi" w:cstheme="majorHAnsi"/>
        </w:rPr>
        <w:t xml:space="preserve"> cell states</w:t>
      </w:r>
      <w:r>
        <w:rPr>
          <w:rFonts w:asciiTheme="majorHAnsi" w:hAnsiTheme="majorHAnsi" w:cstheme="majorHAnsi"/>
        </w:rPr>
        <w:t xml:space="preserve"> or features were defined</w:t>
      </w:r>
      <w:r w:rsidRPr="00A016A5">
        <w:rPr>
          <w:rFonts w:asciiTheme="majorHAnsi" w:hAnsiTheme="majorHAnsi" w:cstheme="majorHAnsi"/>
        </w:rPr>
        <w:t xml:space="preserve"> to track the coverage of the map with decreasing order of mapping priority: </w:t>
      </w:r>
    </w:p>
    <w:p w14:paraId="45CBCC50" w14:textId="77777777" w:rsidR="00947809" w:rsidRPr="00A016A5" w:rsidRDefault="00947809" w:rsidP="007128C6">
      <w:pPr>
        <w:pStyle w:val="Prrafodelista"/>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OBSTACLE (O): The IR sensors detected an obstacle in their reliable range. Priority 1</w:t>
      </w:r>
    </w:p>
    <w:p w14:paraId="3669EE68" w14:textId="77777777" w:rsidR="00947809" w:rsidRPr="00A016A5" w:rsidRDefault="00947809" w:rsidP="007128C6">
      <w:pPr>
        <w:pStyle w:val="Prrafodelista"/>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LINE (L): The line sensors detected a line</w:t>
      </w:r>
      <w:r>
        <w:rPr>
          <w:rFonts w:asciiTheme="majorHAnsi" w:hAnsiTheme="majorHAnsi" w:cstheme="majorHAnsi"/>
        </w:rPr>
        <w:t xml:space="preserve"> on</w:t>
      </w:r>
      <w:r w:rsidRPr="00A016A5">
        <w:rPr>
          <w:rFonts w:asciiTheme="majorHAnsi" w:hAnsiTheme="majorHAnsi" w:cstheme="majorHAnsi"/>
        </w:rPr>
        <w:t xml:space="preserve"> the floor. Priority 2</w:t>
      </w:r>
    </w:p>
    <w:p w14:paraId="18EBE15A" w14:textId="77777777" w:rsidR="00947809" w:rsidRPr="00A016A5" w:rsidRDefault="00947809" w:rsidP="007128C6">
      <w:pPr>
        <w:pStyle w:val="Prrafodelista"/>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BORDER (B): Virtual border around obstacles. Used by the exploration algorithm to reduce likelihood of clashing with the physical object.  Priority 3</w:t>
      </w:r>
    </w:p>
    <w:p w14:paraId="2C30FDCF" w14:textId="77777777" w:rsidR="00947809" w:rsidRPr="00A016A5" w:rsidRDefault="00947809" w:rsidP="007128C6">
      <w:pPr>
        <w:pStyle w:val="Prrafodelista"/>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VISITED (.): The robot has been over that cell. Priority 4</w:t>
      </w:r>
    </w:p>
    <w:p w14:paraId="6E85A5F1" w14:textId="77777777" w:rsidR="00947809" w:rsidRPr="00A016A5" w:rsidRDefault="00947809" w:rsidP="007128C6">
      <w:pPr>
        <w:pStyle w:val="Prrafodelista"/>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EXPLORED (*) = The robot has detected an empty space using its IR sensors, that means that is available for visiting but it not visited yet. Priority 5</w:t>
      </w:r>
    </w:p>
    <w:p w14:paraId="183C1427" w14:textId="77777777" w:rsidR="00947809" w:rsidRPr="00A016A5" w:rsidRDefault="00947809" w:rsidP="007128C6">
      <w:pPr>
        <w:pStyle w:val="Prrafodelista"/>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 = Unexplored cell within the limits of the map. Priority 6</w:t>
      </w:r>
    </w:p>
    <w:p w14:paraId="53DDCA8C" w14:textId="77777777" w:rsidR="00947809" w:rsidRPr="00A016A5" w:rsidRDefault="00947809" w:rsidP="007128C6">
      <w:pPr>
        <w:spacing w:after="120" w:line="240" w:lineRule="auto"/>
        <w:contextualSpacing/>
        <w:jc w:val="both"/>
        <w:rPr>
          <w:rFonts w:asciiTheme="majorHAnsi" w:hAnsiTheme="majorHAnsi" w:cstheme="majorHAnsi"/>
        </w:rPr>
      </w:pPr>
      <w:r w:rsidRPr="00A016A5">
        <w:rPr>
          <w:rFonts w:asciiTheme="majorHAnsi" w:hAnsiTheme="majorHAnsi" w:cstheme="majorHAnsi"/>
        </w:rPr>
        <w:t>They have different priority to avoid overwriting already mapped cells. For instance, a VISITED cell, cannot be labelled as EXPLORED again, regardless if the sensors detect that there is an empty space, because VISITED has higher priority than EXPLORED.</w:t>
      </w:r>
    </w:p>
    <w:p w14:paraId="660BAAF1" w14:textId="77777777" w:rsidR="00947809" w:rsidRPr="00947809" w:rsidRDefault="00947809" w:rsidP="00FF0049"/>
    <w:p w14:paraId="74478F79" w14:textId="77777777" w:rsidR="00D74836" w:rsidRPr="0073749D" w:rsidRDefault="00EF108A" w:rsidP="00EB3BCB">
      <w:pPr>
        <w:pStyle w:val="Prrafodelista"/>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lastRenderedPageBreak/>
        <w:t>Sensor fusion</w:t>
      </w:r>
      <w:r w:rsidR="00D74836" w:rsidRPr="0073749D">
        <w:rPr>
          <w:rFonts w:asciiTheme="majorHAnsi" w:hAnsiTheme="majorHAnsi" w:cstheme="majorHAnsi"/>
          <w:b/>
        </w:rPr>
        <w:t>:</w:t>
      </w:r>
    </w:p>
    <w:p w14:paraId="5E246E26" w14:textId="3DD52C79" w:rsidR="009B3E88" w:rsidRPr="00A016A5" w:rsidRDefault="0029692B" w:rsidP="003B59AF">
      <w:pPr>
        <w:spacing w:after="0" w:line="240" w:lineRule="auto"/>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r w:rsidR="001A4BF6">
        <w:rPr>
          <w:rFonts w:asciiTheme="majorHAnsi" w:hAnsiTheme="majorHAnsi" w:cstheme="majorHAnsi"/>
        </w:rPr>
        <w:t>Two</w:t>
      </w:r>
      <w:r w:rsidR="009B3E88" w:rsidRPr="00A016A5">
        <w:rPr>
          <w:rFonts w:asciiTheme="majorHAnsi" w:hAnsiTheme="majorHAnsi" w:cstheme="majorHAnsi"/>
        </w:rPr>
        <w:t xml:space="preserve"> Kalman </w:t>
      </w:r>
      <w:r w:rsidR="00A627FB">
        <w:rPr>
          <w:rFonts w:asciiTheme="majorHAnsi" w:hAnsiTheme="majorHAnsi" w:cstheme="majorHAnsi"/>
        </w:rPr>
        <w:t>F</w:t>
      </w:r>
      <w:r w:rsidR="009B3E88" w:rsidRPr="00A016A5">
        <w:rPr>
          <w:rFonts w:asciiTheme="majorHAnsi" w:hAnsiTheme="majorHAnsi" w:cstheme="majorHAnsi"/>
        </w:rPr>
        <w:t>ilter</w:t>
      </w:r>
      <w:r w:rsidR="001A4BF6">
        <w:rPr>
          <w:rFonts w:asciiTheme="majorHAnsi" w:hAnsiTheme="majorHAnsi" w:cstheme="majorHAnsi"/>
        </w:rPr>
        <w:t>s</w:t>
      </w:r>
      <w:r w:rsidR="009B3E88" w:rsidRPr="00A016A5">
        <w:rPr>
          <w:rFonts w:asciiTheme="majorHAnsi" w:hAnsiTheme="majorHAnsi" w:cstheme="majorHAnsi"/>
        </w:rPr>
        <w:t xml:space="preserve"> </w:t>
      </w:r>
      <w:r w:rsidR="00333CE9">
        <w:rPr>
          <w:rFonts w:asciiTheme="majorHAnsi" w:hAnsiTheme="majorHAnsi" w:cstheme="majorHAnsi"/>
        </w:rPr>
        <w:t>were</w:t>
      </w:r>
      <w:r w:rsidR="009B3E88" w:rsidRPr="00A016A5">
        <w:rPr>
          <w:rFonts w:asciiTheme="majorHAnsi" w:hAnsiTheme="majorHAnsi" w:cstheme="majorHAnsi"/>
        </w:rPr>
        <w:t xml:space="preserve"> implemented for the </w:t>
      </w:r>
      <w:r w:rsidR="00EF108A" w:rsidRPr="00A016A5">
        <w:rPr>
          <w:rFonts w:asciiTheme="majorHAnsi" w:hAnsiTheme="majorHAnsi" w:cstheme="majorHAnsi"/>
        </w:rPr>
        <w:t>heading estimation</w:t>
      </w:r>
      <w:r w:rsidR="00333CE9">
        <w:rPr>
          <w:rFonts w:asciiTheme="majorHAnsi" w:hAnsiTheme="majorHAnsi" w:cstheme="majorHAnsi"/>
        </w:rPr>
        <w:t>: one</w:t>
      </w:r>
      <w:r w:rsidR="009B3E88" w:rsidRPr="00A016A5">
        <w:rPr>
          <w:rFonts w:asciiTheme="majorHAnsi" w:hAnsiTheme="majorHAnsi" w:cstheme="majorHAnsi"/>
        </w:rPr>
        <w:t xml:space="preserve"> that m</w:t>
      </w:r>
      <w:r w:rsidR="00C67984" w:rsidRPr="00A016A5">
        <w:rPr>
          <w:rFonts w:asciiTheme="majorHAnsi" w:hAnsiTheme="majorHAnsi" w:cstheme="majorHAnsi"/>
        </w:rPr>
        <w:t>erge</w:t>
      </w:r>
      <w:r w:rsidR="00333CE9">
        <w:rPr>
          <w:rFonts w:asciiTheme="majorHAnsi" w:hAnsiTheme="majorHAnsi" w:cstheme="majorHAnsi"/>
        </w:rPr>
        <w:t>s</w:t>
      </w:r>
      <w:r w:rsidR="00C67984" w:rsidRPr="00A016A5">
        <w:rPr>
          <w:rFonts w:asciiTheme="majorHAnsi" w:hAnsiTheme="majorHAnsi" w:cstheme="majorHAnsi"/>
        </w:rPr>
        <w:t xml:space="preserve"> the information coming from the encoders (angular velocity) and the gyroscope signal </w:t>
      </w:r>
      <w:r w:rsidR="009B3E88" w:rsidRPr="00A016A5">
        <w:rPr>
          <w:rFonts w:asciiTheme="majorHAnsi" w:hAnsiTheme="majorHAnsi" w:cstheme="majorHAnsi"/>
        </w:rPr>
        <w:t>(</w:t>
      </w:r>
      <w:proofErr w:type="spellStart"/>
      <w:r w:rsidR="009B3E88" w:rsidRPr="00A016A5">
        <w:rPr>
          <w:rFonts w:asciiTheme="majorHAnsi" w:hAnsiTheme="majorHAnsi" w:cstheme="majorHAnsi"/>
        </w:rPr>
        <w:t>gz</w:t>
      </w:r>
      <w:proofErr w:type="spellEnd"/>
      <w:r w:rsidR="009B3E88" w:rsidRPr="00A016A5">
        <w:rPr>
          <w:rFonts w:asciiTheme="majorHAnsi" w:hAnsiTheme="majorHAnsi" w:cstheme="majorHAnsi"/>
        </w:rPr>
        <w:t xml:space="preserve">) </w:t>
      </w:r>
      <w:r w:rsidR="00C67984" w:rsidRPr="00A016A5">
        <w:rPr>
          <w:rFonts w:asciiTheme="majorHAnsi" w:hAnsiTheme="majorHAnsi" w:cstheme="majorHAnsi"/>
        </w:rPr>
        <w:t>previously filtered</w:t>
      </w:r>
      <w:r w:rsidR="00333CE9">
        <w:rPr>
          <w:rFonts w:asciiTheme="majorHAnsi" w:hAnsiTheme="majorHAnsi" w:cstheme="majorHAnsi"/>
        </w:rPr>
        <w:t>,</w:t>
      </w:r>
      <w:r w:rsidR="001A4BF6">
        <w:rPr>
          <w:rFonts w:asciiTheme="majorHAnsi" w:hAnsiTheme="majorHAnsi" w:cstheme="majorHAnsi"/>
        </w:rPr>
        <w:t xml:space="preserve"> and </w:t>
      </w:r>
      <w:r w:rsidR="00333CE9">
        <w:rPr>
          <w:rFonts w:asciiTheme="majorHAnsi" w:hAnsiTheme="majorHAnsi" w:cstheme="majorHAnsi"/>
        </w:rPr>
        <w:t xml:space="preserve">one </w:t>
      </w:r>
      <w:r w:rsidR="001A4BF6">
        <w:rPr>
          <w:rFonts w:asciiTheme="majorHAnsi" w:hAnsiTheme="majorHAnsi" w:cstheme="majorHAnsi"/>
        </w:rPr>
        <w:t>for estimating orientation using encoders and magnetometer</w:t>
      </w:r>
      <w:r w:rsidR="00C67984" w:rsidRPr="00A016A5">
        <w:rPr>
          <w:rFonts w:asciiTheme="majorHAnsi" w:hAnsiTheme="majorHAnsi" w:cstheme="majorHAnsi"/>
        </w:rPr>
        <w:t xml:space="preserve">.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w:t>
      </w:r>
      <w:proofErr w:type="spellStart"/>
      <w:proofErr w:type="gramStart"/>
      <w:r w:rsidR="009B3E88" w:rsidRPr="00A016A5">
        <w:rPr>
          <w:rFonts w:asciiTheme="majorHAnsi" w:hAnsiTheme="majorHAnsi" w:cstheme="majorHAnsi"/>
        </w:rPr>
        <w:t>x,y</w:t>
      </w:r>
      <w:proofErr w:type="spellEnd"/>
      <w:proofErr w:type="gramEnd"/>
      <w:r w:rsidR="009B3E88" w:rsidRPr="00A016A5">
        <w:rPr>
          <w:rFonts w:asciiTheme="majorHAnsi" w:hAnsiTheme="majorHAnsi" w:cstheme="majorHAnsi"/>
        </w:rPr>
        <w:t>) and update the pose of the robot.</w:t>
      </w:r>
    </w:p>
    <w:p w14:paraId="5B9D08BE" w14:textId="76D7663B" w:rsidR="00EF108A" w:rsidRPr="00A016A5" w:rsidRDefault="00C67984" w:rsidP="003B59AF">
      <w:pPr>
        <w:spacing w:after="120" w:line="240" w:lineRule="auto"/>
        <w:jc w:val="both"/>
        <w:rPr>
          <w:rFonts w:asciiTheme="majorHAnsi" w:hAnsiTheme="majorHAnsi" w:cstheme="majorHAnsi"/>
        </w:rPr>
      </w:pPr>
      <w:r w:rsidRPr="00A016A5">
        <w:rPr>
          <w:rFonts w:asciiTheme="majorHAnsi" w:hAnsiTheme="majorHAnsi" w:cstheme="majorHAnsi"/>
        </w:rPr>
        <w:t xml:space="preserve">The magnetometer signal </w:t>
      </w:r>
      <w:r w:rsidR="001A4BF6">
        <w:rPr>
          <w:rFonts w:asciiTheme="majorHAnsi" w:hAnsiTheme="majorHAnsi" w:cstheme="majorHAnsi"/>
        </w:rPr>
        <w:t xml:space="preserve">and its Kalman Filter </w:t>
      </w:r>
      <w:r w:rsidRPr="00A016A5">
        <w:rPr>
          <w:rFonts w:asciiTheme="majorHAnsi" w:hAnsiTheme="majorHAnsi" w:cstheme="majorHAnsi"/>
        </w:rPr>
        <w:t xml:space="preserve">could be optionally </w:t>
      </w:r>
      <w:r w:rsidR="001A4BF6">
        <w:rPr>
          <w:rFonts w:asciiTheme="majorHAnsi" w:hAnsiTheme="majorHAnsi" w:cstheme="majorHAnsi"/>
        </w:rPr>
        <w:t>enabled or disabled</w:t>
      </w:r>
      <w:r w:rsidR="00AC4E95">
        <w:rPr>
          <w:rFonts w:asciiTheme="majorHAnsi" w:hAnsiTheme="majorHAnsi" w:cstheme="majorHAnsi"/>
        </w:rPr>
        <w:t xml:space="preserve">. It is implemented in the </w:t>
      </w:r>
      <w:r w:rsidR="00765C24">
        <w:rPr>
          <w:rFonts w:asciiTheme="majorHAnsi" w:hAnsiTheme="majorHAnsi" w:cstheme="majorHAnsi"/>
        </w:rPr>
        <w:t>code,</w:t>
      </w:r>
      <w:r w:rsidR="00980B87" w:rsidRPr="00A016A5">
        <w:rPr>
          <w:rFonts w:asciiTheme="majorHAnsi" w:hAnsiTheme="majorHAnsi" w:cstheme="majorHAnsi"/>
        </w:rPr>
        <w:t xml:space="preserve"> but</w:t>
      </w:r>
      <w:r w:rsidR="001A4BF6">
        <w:rPr>
          <w:rFonts w:asciiTheme="majorHAnsi" w:hAnsiTheme="majorHAnsi" w:cstheme="majorHAnsi"/>
        </w:rPr>
        <w:t xml:space="preserve"> it was </w:t>
      </w:r>
      <w:r w:rsidR="00333CE9">
        <w:rPr>
          <w:rFonts w:asciiTheme="majorHAnsi" w:hAnsiTheme="majorHAnsi" w:cstheme="majorHAnsi"/>
        </w:rPr>
        <w:t xml:space="preserve">decided </w:t>
      </w:r>
      <w:r w:rsidR="00333CE9" w:rsidRPr="00A016A5">
        <w:rPr>
          <w:rFonts w:asciiTheme="majorHAnsi" w:hAnsiTheme="majorHAnsi" w:cstheme="majorHAnsi"/>
        </w:rPr>
        <w:t>not</w:t>
      </w:r>
      <w:r w:rsidR="001A4BF6">
        <w:rPr>
          <w:rFonts w:asciiTheme="majorHAnsi" w:hAnsiTheme="majorHAnsi" w:cstheme="majorHAnsi"/>
        </w:rPr>
        <w:t xml:space="preserve"> to</w:t>
      </w:r>
      <w:r w:rsidR="00980B87" w:rsidRPr="00A016A5">
        <w:rPr>
          <w:rFonts w:asciiTheme="majorHAnsi" w:hAnsiTheme="majorHAnsi" w:cstheme="majorHAnsi"/>
        </w:rPr>
        <w:t xml:space="preserve"> include the fusion of this sensor in </w:t>
      </w:r>
      <w:r w:rsidR="00333CE9">
        <w:rPr>
          <w:rFonts w:asciiTheme="majorHAnsi" w:hAnsiTheme="majorHAnsi" w:cstheme="majorHAnsi"/>
        </w:rPr>
        <w:t>the</w:t>
      </w:r>
      <w:r w:rsidR="00333CE9" w:rsidRPr="00A016A5">
        <w:rPr>
          <w:rFonts w:asciiTheme="majorHAnsi" w:hAnsiTheme="majorHAnsi" w:cstheme="majorHAnsi"/>
        </w:rPr>
        <w:t xml:space="preserve"> </w:t>
      </w:r>
      <w:r w:rsidR="00AC4E95">
        <w:rPr>
          <w:rFonts w:asciiTheme="majorHAnsi" w:hAnsiTheme="majorHAnsi" w:cstheme="majorHAnsi"/>
        </w:rPr>
        <w:t>experimental evaluation</w:t>
      </w:r>
      <w:r w:rsidR="001A4BF6">
        <w:rPr>
          <w:rFonts w:asciiTheme="majorHAnsi" w:hAnsiTheme="majorHAnsi" w:cstheme="majorHAnsi"/>
        </w:rPr>
        <w:t xml:space="preserve"> because it was</w:t>
      </w:r>
      <w:r w:rsidR="00980B87" w:rsidRPr="00A016A5">
        <w:rPr>
          <w:rFonts w:asciiTheme="majorHAnsi" w:hAnsiTheme="majorHAnsi" w:cstheme="majorHAnsi"/>
        </w:rPr>
        <w:t xml:space="preser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3B59AF">
      <w:pPr>
        <w:pStyle w:val="Prrafodelista"/>
        <w:numPr>
          <w:ilvl w:val="0"/>
          <w:numId w:val="18"/>
        </w:numPr>
        <w:spacing w:before="240" w:after="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3B59AF">
      <w:pPr>
        <w:pStyle w:val="Prrafodelista"/>
        <w:numPr>
          <w:ilvl w:val="0"/>
          <w:numId w:val="27"/>
        </w:numPr>
        <w:spacing w:before="120" w:after="120" w:line="240" w:lineRule="auto"/>
        <w:ind w:left="357" w:hanging="357"/>
        <w:jc w:val="both"/>
        <w:rPr>
          <w:rFonts w:asciiTheme="majorHAnsi" w:hAnsiTheme="majorHAnsi" w:cstheme="majorHAnsi"/>
        </w:rPr>
      </w:pPr>
      <w:r>
        <w:rPr>
          <w:rFonts w:asciiTheme="majorHAnsi" w:hAnsiTheme="majorHAnsi" w:cstheme="majorHAnsi"/>
          <w:b/>
        </w:rPr>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62F44B01" w14:textId="5BE5A101" w:rsidR="00040C55" w:rsidRPr="00A016A5" w:rsidRDefault="003A7C42" w:rsidP="003B59AF">
      <w:pPr>
        <w:pStyle w:val="Prrafodelista"/>
        <w:numPr>
          <w:ilvl w:val="0"/>
          <w:numId w:val="27"/>
        </w:numPr>
        <w:spacing w:after="120" w:line="240" w:lineRule="auto"/>
        <w:jc w:val="both"/>
        <w:rPr>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close to the </w:t>
      </w:r>
      <w:r w:rsidRPr="00A016A5">
        <w:rPr>
          <w:rFonts w:asciiTheme="majorHAnsi" w:hAnsiTheme="majorHAnsi" w:cstheme="majorHAnsi"/>
        </w:rPr>
        <w:t>robot, a resultant repulsive force is generated that changes the motion direction of the 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2A61FEDF" w14:textId="0CE9B04C" w:rsidR="00D74836" w:rsidRPr="00A016A5" w:rsidRDefault="00D74836" w:rsidP="00EB3BCB">
      <w:pPr>
        <w:pStyle w:val="Ttulo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Ttulo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7C3134F0" w14:textId="3860750D" w:rsidR="00E420F4" w:rsidRDefault="001A4BF6" w:rsidP="003B59AF">
      <w:pPr>
        <w:spacing w:before="120" w:after="120" w:line="240" w:lineRule="auto"/>
        <w:jc w:val="both"/>
        <w:rPr>
          <w:rFonts w:asciiTheme="majorHAnsi" w:hAnsiTheme="majorHAnsi" w:cstheme="majorHAnsi"/>
        </w:rPr>
      </w:pPr>
      <w:r>
        <w:rPr>
          <w:rFonts w:asciiTheme="majorHAnsi" w:hAnsiTheme="majorHAnsi" w:cstheme="majorHAnsi"/>
          <w:b/>
        </w:rPr>
        <w:t xml:space="preserve">The </w:t>
      </w:r>
      <w:r w:rsidR="00A016A5">
        <w:rPr>
          <w:rFonts w:asciiTheme="majorHAnsi" w:hAnsiTheme="majorHAnsi" w:cstheme="majorHAnsi"/>
          <w:b/>
        </w:rPr>
        <w:t>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sidR="00A016A5">
        <w:rPr>
          <w:rFonts w:asciiTheme="majorHAnsi" w:hAnsiTheme="majorHAnsi" w:cstheme="majorHAnsi"/>
          <w:b/>
        </w:rPr>
        <w:t>additions</w:t>
      </w:r>
      <w:r w:rsidR="00DF189F" w:rsidRPr="00155EF1">
        <w:rPr>
          <w:rFonts w:asciiTheme="majorHAnsi" w:hAnsiTheme="majorHAnsi" w:cstheme="majorHAnsi"/>
          <w:b/>
        </w:rPr>
        <w:t xml:space="preserve"> on the </w:t>
      </w:r>
      <w:r w:rsidR="00A016A5">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r w:rsidR="00333CE9">
        <w:rPr>
          <w:rFonts w:asciiTheme="majorHAnsi" w:hAnsiTheme="majorHAnsi" w:cstheme="majorHAnsi"/>
        </w:rPr>
        <w:t>F</w:t>
      </w:r>
      <w:r w:rsidR="00A016A5">
        <w:rPr>
          <w:rFonts w:asciiTheme="majorHAnsi" w:hAnsiTheme="majorHAnsi" w:cstheme="majorHAnsi"/>
        </w:rPr>
        <w:t>ive</w:t>
      </w:r>
      <w:r w:rsidR="00DF189F">
        <w:rPr>
          <w:rFonts w:asciiTheme="majorHAnsi" w:hAnsiTheme="majorHAnsi" w:cstheme="majorHAnsi"/>
        </w:rPr>
        <w:t xml:space="preserve"> different experiments </w:t>
      </w:r>
      <w:r w:rsidR="00333CE9">
        <w:rPr>
          <w:rFonts w:asciiTheme="majorHAnsi" w:hAnsiTheme="majorHAnsi" w:cstheme="majorHAnsi"/>
        </w:rPr>
        <w:t xml:space="preserve">were carried out </w:t>
      </w:r>
      <w:r w:rsidR="00E420F4">
        <w:rPr>
          <w:rFonts w:asciiTheme="majorHAnsi" w:hAnsiTheme="majorHAnsi" w:cstheme="majorHAnsi"/>
        </w:rPr>
        <w:t xml:space="preserve">on the proposed </w:t>
      </w:r>
      <w:r w:rsidR="00A016A5">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r>
        <w:rPr>
          <w:rFonts w:asciiTheme="majorHAnsi" w:hAnsiTheme="majorHAnsi" w:cstheme="majorHAnsi"/>
        </w:rPr>
        <w:t>, bearing in mind that</w:t>
      </w:r>
      <w:r w:rsidR="00AC4E95">
        <w:rPr>
          <w:rFonts w:asciiTheme="majorHAnsi" w:hAnsiTheme="majorHAnsi" w:cstheme="majorHAnsi"/>
        </w:rPr>
        <w:t xml:space="preserve"> </w:t>
      </w:r>
      <w:r>
        <w:rPr>
          <w:rFonts w:asciiTheme="majorHAnsi" w:hAnsiTheme="majorHAnsi" w:cstheme="majorHAnsi"/>
        </w:rPr>
        <w:t>the aim was</w:t>
      </w:r>
      <w:r w:rsidR="00AC4E95">
        <w:rPr>
          <w:rFonts w:asciiTheme="majorHAnsi" w:hAnsiTheme="majorHAnsi" w:cstheme="majorHAnsi"/>
        </w:rPr>
        <w:t xml:space="preserve"> to evaluate the performance of the different subsystems under the ‘real’ environmental conditions proposed for the treasure hunt problem</w:t>
      </w:r>
      <w:r w:rsidR="00E420F4">
        <w:rPr>
          <w:rFonts w:asciiTheme="majorHAnsi" w:hAnsiTheme="majorHAnsi" w:cstheme="majorHAnsi"/>
        </w:rPr>
        <w:t xml:space="preserve">. </w:t>
      </w:r>
      <w:r w:rsidR="00A016A5">
        <w:rPr>
          <w:rFonts w:asciiTheme="majorHAnsi" w:hAnsiTheme="majorHAnsi" w:cstheme="majorHAnsi"/>
        </w:rPr>
        <w:t>Four</w:t>
      </w:r>
      <w:r w:rsidR="00E420F4">
        <w:rPr>
          <w:rFonts w:asciiTheme="majorHAnsi" w:hAnsiTheme="majorHAnsi" w:cstheme="majorHAnsi"/>
        </w:rPr>
        <w:t xml:space="preserve"> tests included the exploration algorithm with the</w:t>
      </w:r>
      <w:r w:rsidR="00A016A5">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sidR="00A016A5">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sidR="00A016A5">
        <w:rPr>
          <w:rFonts w:asciiTheme="majorHAnsi" w:hAnsiTheme="majorHAnsi" w:cstheme="majorHAnsi"/>
        </w:rPr>
        <w:t xml:space="preserve">. </w:t>
      </w:r>
      <w:r w:rsidR="00CC68C2" w:rsidRPr="00862282">
        <w:rPr>
          <w:rFonts w:asciiTheme="majorHAnsi" w:hAnsiTheme="majorHAnsi" w:cstheme="majorHAnsi"/>
        </w:rPr>
        <w:t xml:space="preserve">These were compared with a baseline behaviour, implementing </w:t>
      </w:r>
      <w:r w:rsidR="00CC68C2">
        <w:rPr>
          <w:rFonts w:asciiTheme="majorHAnsi" w:hAnsiTheme="majorHAnsi" w:cstheme="majorHAnsi"/>
        </w:rPr>
        <w:t xml:space="preserve">random </w:t>
      </w:r>
      <w:r w:rsidR="00CC68C2" w:rsidRPr="00862282">
        <w:rPr>
          <w:rFonts w:asciiTheme="majorHAnsi" w:hAnsiTheme="majorHAnsi" w:cstheme="majorHAnsi"/>
        </w:rPr>
        <w:t>movement with no exploration algorithm and basic obstacle avoidance using only one distance sensor in the front.</w:t>
      </w:r>
      <w:r w:rsidR="001D5746">
        <w:rPr>
          <w:rFonts w:asciiTheme="majorHAnsi" w:hAnsiTheme="majorHAnsi" w:cstheme="majorHAnsi"/>
        </w:rPr>
        <w:t xml:space="preserve">  </w:t>
      </w:r>
    </w:p>
    <w:tbl>
      <w:tblPr>
        <w:tblStyle w:val="Tablaconcuadrcula"/>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Default="00E420F4" w:rsidP="00EB3BCB">
      <w:pPr>
        <w:pStyle w:val="Descripcin"/>
        <w:spacing w:before="120" w:after="120"/>
        <w:jc w:val="center"/>
        <w:rPr>
          <w:sz w:val="20"/>
        </w:rPr>
      </w:pPr>
      <w:bookmarkStart w:id="15"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15"/>
      <w:r w:rsidRPr="003B1EFE">
        <w:rPr>
          <w:sz w:val="20"/>
        </w:rPr>
        <w:t>. List of tests carried out for experimental validation according to active subsystems/behaviours.</w:t>
      </w:r>
    </w:p>
    <w:p w14:paraId="677750DB" w14:textId="6765D94B" w:rsidR="003B59AF" w:rsidRPr="003B59AF" w:rsidRDefault="003B59AF" w:rsidP="003B59AF">
      <w:pPr>
        <w:spacing w:after="120" w:line="240" w:lineRule="auto"/>
        <w:jc w:val="both"/>
      </w:pPr>
      <w:r>
        <w:rPr>
          <w:rFonts w:asciiTheme="majorHAnsi" w:hAnsiTheme="majorHAnsi" w:cstheme="majorHAnsi"/>
        </w:rPr>
        <w:t xml:space="preserve">Reactive obstacle avoidance behaviour was considered as an important factor in the implementation, since during the previous testing stage, it was observed that by enabling this feature by default, there were conflicts with the exploration algorithm, making the robot to get stuck without reaching a desired position close to a detected object and blocking further exploration. This reactive obstacle avoidance </w:t>
      </w:r>
      <w:r>
        <w:rPr>
          <w:rFonts w:asciiTheme="majorHAnsi" w:hAnsiTheme="majorHAnsi" w:cstheme="majorHAnsi"/>
        </w:rPr>
        <w:lastRenderedPageBreak/>
        <w:t xml:space="preserve">was only useful when the robot had to move to far-away positions where the presence of obstacles along the path was uncertain. Therefore, when this type of behaviour is included, it is only enabled on far “hops” on the map. It was deemed necessary to evaluate the effect of adding or not this behaviour in our research since there was no </w:t>
      </w:r>
      <w:r w:rsidRPr="00A627FB">
        <w:rPr>
          <w:rFonts w:asciiTheme="majorHAnsi" w:hAnsiTheme="majorHAnsi" w:cstheme="majorHAnsi"/>
          <w:i/>
        </w:rPr>
        <w:t>a priori</w:t>
      </w:r>
      <w:r>
        <w:rPr>
          <w:rFonts w:asciiTheme="majorHAnsi" w:hAnsiTheme="majorHAnsi" w:cstheme="majorHAnsi"/>
        </w:rPr>
        <w:t xml:space="preserve"> knowledge of the possible effects on the coverage.</w:t>
      </w:r>
    </w:p>
    <w:p w14:paraId="589A598A" w14:textId="608B678A" w:rsidR="003B1EFE" w:rsidRPr="00DF189F" w:rsidRDefault="003B1EFE" w:rsidP="00EB3BCB">
      <w:pPr>
        <w:pStyle w:val="Ttulo3"/>
        <w:numPr>
          <w:ilvl w:val="1"/>
          <w:numId w:val="2"/>
        </w:numPr>
        <w:spacing w:before="240"/>
        <w:ind w:left="714" w:hanging="357"/>
        <w:jc w:val="both"/>
      </w:pPr>
      <w:r>
        <w:rPr>
          <w:rFonts w:cstheme="majorHAnsi"/>
        </w:rPr>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7B3A4301" w:rsidR="00155EF1" w:rsidRDefault="00155EF1" w:rsidP="00EB3BCB">
      <w:pPr>
        <w:pStyle w:val="Prrafodelista"/>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r w:rsidR="001A4BF6">
        <w:rPr>
          <w:rFonts w:asciiTheme="majorHAnsi" w:hAnsiTheme="majorHAnsi" w:cstheme="majorHAnsi"/>
        </w:rPr>
        <w:t>It was implemented</w:t>
      </w:r>
      <w:r>
        <w:rPr>
          <w:rFonts w:asciiTheme="majorHAnsi" w:hAnsiTheme="majorHAnsi" w:cstheme="majorHAnsi"/>
        </w:rPr>
        <w:t xml:space="preserve"> a computer vision </w:t>
      </w:r>
      <w:r w:rsidR="001A4BF6">
        <w:rPr>
          <w:rFonts w:asciiTheme="majorHAnsi" w:hAnsiTheme="majorHAnsi" w:cstheme="majorHAnsi"/>
        </w:rPr>
        <w:t>program</w:t>
      </w:r>
      <w:r>
        <w:rPr>
          <w:rFonts w:asciiTheme="majorHAnsi" w:hAnsiTheme="majorHAnsi" w:cstheme="majorHAnsi"/>
        </w:rPr>
        <w:t xml:space="preserve">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 xml:space="preserve">oth </w:t>
      </w:r>
      <w:proofErr w:type="gramStart"/>
      <w:r w:rsidR="00DC1EFE">
        <w:rPr>
          <w:rFonts w:asciiTheme="majorHAnsi" w:hAnsiTheme="majorHAnsi" w:cstheme="majorHAnsi"/>
        </w:rPr>
        <w:t>maps</w:t>
      </w:r>
      <w:proofErr w:type="gramEnd"/>
      <w:r w:rsidR="00DC1EFE">
        <w:rPr>
          <w:rFonts w:asciiTheme="majorHAnsi" w:hAnsiTheme="majorHAnsi" w:cstheme="majorHAnsi"/>
        </w:rPr>
        <w:t xml:space="preserve">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Prrafodelista"/>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Prrafodelista"/>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Ttulo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Prrafodelista"/>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Prrafodelista"/>
        <w:ind w:left="360"/>
        <w:jc w:val="both"/>
        <w:rPr>
          <w:rFonts w:asciiTheme="majorHAnsi" w:hAnsiTheme="majorHAnsi" w:cstheme="majorHAnsi"/>
        </w:rPr>
      </w:pPr>
      <w:r>
        <w:rPr>
          <w:rFonts w:asciiTheme="majorHAnsi" w:hAnsiTheme="majorHAnsi" w:cstheme="majorHAnsi"/>
        </w:rPr>
        <w:t xml:space="preserve">- </w:t>
      </w:r>
      <w:proofErr w:type="spellStart"/>
      <w:r w:rsidR="001966F0">
        <w:rPr>
          <w:rFonts w:asciiTheme="majorHAnsi" w:hAnsiTheme="majorHAnsi" w:cstheme="majorHAnsi"/>
        </w:rPr>
        <w:t>Romi</w:t>
      </w:r>
      <w:proofErr w:type="spellEnd"/>
      <w:r w:rsidR="001966F0">
        <w:rPr>
          <w:rFonts w:asciiTheme="majorHAnsi" w:hAnsiTheme="majorHAnsi" w:cstheme="majorHAnsi"/>
        </w:rPr>
        <w:t xml:space="preserve">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Prrafodelista"/>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052970FB"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w:t>
      </w:r>
      <w:r w:rsidR="001A4BF6">
        <w:rPr>
          <w:rFonts w:asciiTheme="majorHAnsi" w:hAnsiTheme="majorHAnsi" w:cstheme="majorHAnsi"/>
        </w:rPr>
        <w:t>bias</w:t>
      </w:r>
      <w:r w:rsidR="001966F0">
        <w:rPr>
          <w:rFonts w:asciiTheme="majorHAnsi" w:hAnsiTheme="majorHAnsi" w:cstheme="majorHAnsi"/>
        </w:rPr>
        <w:t xml:space="preserv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Prrafodelista"/>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68CABF42"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to complete the mapping of the whole area with the initial idea of including the time to cover the whole map in the comparative analysis. However, 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getting stuck at a certain position</w:t>
      </w:r>
      <w:r w:rsidR="004D57F3">
        <w:rPr>
          <w:rFonts w:asciiTheme="majorHAnsi" w:hAnsiTheme="majorHAnsi" w:cstheme="majorHAnsi"/>
        </w:rPr>
        <w:t>,</w:t>
      </w:r>
      <w:r w:rsidR="00857CD8">
        <w:rPr>
          <w:rFonts w:asciiTheme="majorHAnsi" w:hAnsiTheme="majorHAnsi" w:cstheme="majorHAnsi"/>
        </w:rPr>
        <w:t xml:space="preserve">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w:t>
      </w:r>
      <w:r w:rsidR="004D57F3">
        <w:rPr>
          <w:rFonts w:asciiTheme="majorHAnsi" w:hAnsiTheme="majorHAnsi" w:cstheme="majorHAnsi"/>
        </w:rPr>
        <w:t xml:space="preserve"> or simply by leaving the map boundaries</w:t>
      </w:r>
      <w:r w:rsidR="00857CD8">
        <w:rPr>
          <w:rFonts w:asciiTheme="majorHAnsi" w:hAnsiTheme="majorHAnsi" w:cstheme="majorHAnsi"/>
        </w:rPr>
        <w:t xml:space="preserv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463B4CF6" w:rsidR="009B47C3" w:rsidRDefault="009B47C3" w:rsidP="00EB3BCB">
      <w:pPr>
        <w:spacing w:line="240" w:lineRule="auto"/>
        <w:jc w:val="both"/>
        <w:rPr>
          <w:rFonts w:asciiTheme="majorHAnsi" w:hAnsiTheme="majorHAnsi" w:cstheme="majorHAnsi"/>
        </w:rPr>
      </w:pPr>
      <w:r>
        <w:rPr>
          <w:rFonts w:asciiTheme="majorHAnsi" w:hAnsiTheme="majorHAnsi" w:cstheme="majorHAnsi"/>
        </w:rPr>
        <w:t xml:space="preserve">For every experiment, the recorded video was processed by a </w:t>
      </w:r>
      <w:r w:rsidR="00947809">
        <w:rPr>
          <w:rFonts w:asciiTheme="majorHAnsi" w:hAnsiTheme="majorHAnsi" w:cstheme="majorHAnsi"/>
        </w:rPr>
        <w:t>computer vision (CV)</w:t>
      </w:r>
      <w:r w:rsidR="00947809" w:rsidRPr="004B4A61">
        <w:rPr>
          <w:rFonts w:asciiTheme="majorHAnsi" w:hAnsiTheme="majorHAnsi" w:cstheme="majorHAnsi"/>
        </w:rPr>
        <w:t xml:space="preserve">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w:t>
      </w:r>
      <w:r>
        <w:rPr>
          <w:rFonts w:asciiTheme="majorHAnsi" w:hAnsiTheme="majorHAnsi" w:cstheme="majorHAnsi"/>
        </w:rPr>
        <w:lastRenderedPageBreak/>
        <w:t xml:space="preserve">of the video was </w:t>
      </w:r>
      <w:proofErr w:type="gramStart"/>
      <w:r>
        <w:rPr>
          <w:rFonts w:asciiTheme="majorHAnsi" w:hAnsiTheme="majorHAnsi" w:cstheme="majorHAnsi"/>
        </w:rPr>
        <w:t>processed</w:t>
      </w:r>
      <w:proofErr w:type="gramEnd"/>
      <w:r>
        <w:rPr>
          <w:rFonts w:asciiTheme="majorHAnsi" w:hAnsiTheme="majorHAnsi" w:cstheme="majorHAnsi"/>
        </w:rPr>
        <w:t xml:space="preserve"> and a blue circle was painted in the image, moving with the robot and creating the blue lines that represented the full path of the robot. The outcomes of this video analysis </w:t>
      </w:r>
      <w:proofErr w:type="gramStart"/>
      <w:r>
        <w:rPr>
          <w:rFonts w:asciiTheme="majorHAnsi" w:hAnsiTheme="majorHAnsi" w:cstheme="majorHAnsi"/>
        </w:rPr>
        <w:t>are:</w:t>
      </w:r>
      <w:proofErr w:type="gramEnd"/>
      <w:r>
        <w:rPr>
          <w:rFonts w:asciiTheme="majorHAnsi" w:hAnsiTheme="majorHAnsi" w:cstheme="majorHAnsi"/>
        </w:rPr>
        <w:t xml:space="preserve"> the image of the gridded map with robot’s path overlapped and the number of visited cells. This information was used as the ground truth 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Descripcin"/>
        <w:jc w:val="center"/>
        <w:rPr>
          <w:rFonts w:asciiTheme="majorHAnsi" w:hAnsiTheme="majorHAnsi" w:cstheme="majorHAnsi"/>
          <w:sz w:val="20"/>
        </w:rPr>
      </w:pPr>
      <w:bookmarkStart w:id="16"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16"/>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w:t>
      </w:r>
      <w:proofErr w:type="spellStart"/>
      <w:r w:rsidRPr="006D37B7">
        <w:rPr>
          <w:rFonts w:asciiTheme="majorHAnsi" w:hAnsiTheme="majorHAnsi" w:cstheme="majorHAnsi"/>
        </w:rPr>
        <w:t>Matlab</w:t>
      </w:r>
      <w:proofErr w:type="spellEnd"/>
      <w:r w:rsidRPr="006D37B7">
        <w:rPr>
          <w:rFonts w:asciiTheme="majorHAnsi" w:hAnsiTheme="majorHAnsi" w:cstheme="majorHAnsi"/>
        </w:rPr>
        <w:t xml:space="preserve">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Prrafodelista"/>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Descripcin"/>
        <w:ind w:left="357"/>
        <w:jc w:val="center"/>
        <w:rPr>
          <w:sz w:val="20"/>
        </w:rPr>
      </w:pPr>
      <w:bookmarkStart w:id="17" w:name="_Ref5444020"/>
      <w:r w:rsidRPr="00AC2A78">
        <w:rPr>
          <w:sz w:val="20"/>
        </w:rPr>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17"/>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Ttulo3"/>
        <w:numPr>
          <w:ilvl w:val="1"/>
          <w:numId w:val="2"/>
        </w:numPr>
        <w:spacing w:before="240"/>
        <w:ind w:left="714" w:hanging="357"/>
        <w:rPr>
          <w:rFonts w:cstheme="majorHAnsi"/>
        </w:rPr>
      </w:pPr>
      <w:r w:rsidRPr="00991746">
        <w:rPr>
          <w:rFonts w:cstheme="majorHAnsi"/>
        </w:rPr>
        <w:lastRenderedPageBreak/>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t xml:space="preserve">Map coverage evaluation: </w:t>
      </w:r>
    </w:p>
    <w:p w14:paraId="6A0ED24B" w14:textId="7010ECB9"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w:t>
      </w:r>
      <w:proofErr w:type="spellStart"/>
      <w:r>
        <w:rPr>
          <w:rFonts w:asciiTheme="majorHAnsi" w:hAnsiTheme="majorHAnsi" w:cstheme="majorHAnsi"/>
        </w:rPr>
        <w:t>NoOA-YesSF</w:t>
      </w:r>
      <w:proofErr w:type="spellEnd"/>
      <w:r>
        <w:rPr>
          <w:rFonts w:asciiTheme="majorHAnsi" w:hAnsiTheme="majorHAnsi" w:cstheme="majorHAnsi"/>
        </w:rPr>
        <w:t>) increased coverage more than 20%</w:t>
      </w:r>
      <w:r w:rsidR="00293292">
        <w:rPr>
          <w:rFonts w:asciiTheme="majorHAnsi" w:hAnsiTheme="majorHAnsi" w:cstheme="majorHAnsi"/>
        </w:rPr>
        <w:t xml:space="preserve"> (39.2% absolute</w:t>
      </w:r>
      <w:proofErr w:type="gramStart"/>
      <w:r w:rsidR="00293292">
        <w:rPr>
          <w:rFonts w:asciiTheme="majorHAnsi" w:hAnsiTheme="majorHAnsi" w:cstheme="majorHAnsi"/>
        </w:rPr>
        <w:t>)</w:t>
      </w:r>
      <w:r>
        <w:rPr>
          <w:rFonts w:asciiTheme="majorHAnsi" w:hAnsiTheme="majorHAnsi" w:cstheme="majorHAnsi"/>
        </w:rPr>
        <w:t>, but</w:t>
      </w:r>
      <w:proofErr w:type="gramEnd"/>
      <w:r>
        <w:rPr>
          <w:rFonts w:asciiTheme="majorHAnsi" w:hAnsiTheme="majorHAnsi" w:cstheme="majorHAnsi"/>
        </w:rPr>
        <w:t xml:space="preserve"> </w:t>
      </w:r>
      <w:r w:rsidR="00293292">
        <w:rPr>
          <w:rFonts w:asciiTheme="majorHAnsi" w:hAnsiTheme="majorHAnsi" w:cstheme="majorHAnsi"/>
        </w:rPr>
        <w:t>combined with obstacle avoidance (</w:t>
      </w:r>
      <w:proofErr w:type="spellStart"/>
      <w:r w:rsidR="00293292">
        <w:rPr>
          <w:rFonts w:asciiTheme="majorHAnsi" w:hAnsiTheme="majorHAnsi" w:cstheme="majorHAnsi"/>
        </w:rPr>
        <w:t>YesOA-YesSF</w:t>
      </w:r>
      <w:proofErr w:type="spellEnd"/>
      <w:r w:rsidR="00293292">
        <w:rPr>
          <w:rFonts w:asciiTheme="majorHAnsi" w:hAnsiTheme="majorHAnsi" w:cstheme="majorHAnsi"/>
        </w:rPr>
        <w:t>),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r w:rsidR="009448FF">
        <w:rPr>
          <w:rFonts w:asciiTheme="majorHAnsi" w:hAnsiTheme="majorHAnsi" w:cstheme="majorHAnsi"/>
        </w:rPr>
        <w:t xml:space="preserve">. </w:t>
      </w:r>
      <w:r w:rsidR="006C67A6">
        <w:rPr>
          <w:rFonts w:asciiTheme="majorHAnsi" w:hAnsiTheme="majorHAnsi" w:cstheme="majorHAnsi"/>
        </w:rPr>
        <w:t>H</w:t>
      </w:r>
      <w:r w:rsidR="009448FF">
        <w:rPr>
          <w:rFonts w:asciiTheme="majorHAnsi" w:hAnsiTheme="majorHAnsi" w:cstheme="majorHAnsi"/>
        </w:rPr>
        <w:t xml:space="preserve">owever, 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aconcuadrcula"/>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w:t>
            </w:r>
            <w:proofErr w:type="gramStart"/>
            <w:r w:rsidRPr="005004FC">
              <w:rPr>
                <w:rFonts w:asciiTheme="majorHAnsi" w:eastAsia="Times New Roman" w:hAnsiTheme="majorHAnsi" w:cstheme="majorHAnsi"/>
                <w:b/>
                <w:color w:val="000000"/>
                <w:sz w:val="20"/>
                <w:lang w:eastAsia="en-GB"/>
              </w:rPr>
              <w:t xml:space="preserve">cells </w:t>
            </w:r>
            <w:r w:rsidR="00A87C4C" w:rsidRPr="005004FC">
              <w:rPr>
                <w:rFonts w:asciiTheme="majorHAnsi" w:eastAsia="Times New Roman" w:hAnsiTheme="majorHAnsi" w:cstheme="majorHAnsi"/>
                <w:b/>
                <w:color w:val="000000"/>
                <w:sz w:val="20"/>
                <w:lang w:eastAsia="en-GB"/>
              </w:rPr>
              <w:t xml:space="preserve"> (</w:t>
            </w:r>
            <w:proofErr w:type="gramEnd"/>
            <w:r w:rsidR="00A87C4C" w:rsidRPr="005004FC">
              <w:rPr>
                <w:rFonts w:asciiTheme="majorHAnsi" w:eastAsia="Times New Roman" w:hAnsiTheme="majorHAnsi" w:cstheme="majorHAnsi"/>
                <w:b/>
                <w:color w:val="000000"/>
                <w:sz w:val="20"/>
                <w:lang w:eastAsia="en-GB"/>
              </w:rPr>
              <w:t>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Total test duration (</w:t>
            </w:r>
            <w:proofErr w:type="spellStart"/>
            <w:r w:rsidRPr="00631006">
              <w:rPr>
                <w:rFonts w:asciiTheme="majorHAnsi" w:eastAsia="Times New Roman" w:hAnsiTheme="majorHAnsi" w:cstheme="majorHAnsi"/>
                <w:color w:val="000000"/>
                <w:sz w:val="20"/>
                <w:lang w:eastAsia="en-GB"/>
              </w:rPr>
              <w:t>min:sec</w:t>
            </w:r>
            <w:proofErr w:type="spellEnd"/>
            <w:r w:rsidRPr="00631006">
              <w:rPr>
                <w:rFonts w:asciiTheme="majorHAnsi" w:eastAsia="Times New Roman" w:hAnsiTheme="majorHAnsi" w:cstheme="majorHAnsi"/>
                <w:color w:val="000000"/>
                <w:sz w:val="20"/>
                <w:lang w:eastAsia="en-GB"/>
              </w:rPr>
              <w:t xml:space="preserve">)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Descripcin"/>
        <w:spacing w:before="120" w:after="0"/>
        <w:jc w:val="center"/>
        <w:rPr>
          <w:sz w:val="20"/>
        </w:rPr>
      </w:pPr>
      <w:bookmarkStart w:id="18"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18"/>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3B59AF">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of the tests and close to 50% accuracy, with the exception of the test without sensor fusion but with obstacle avoidance, which had 40% of correct cells. </w:t>
      </w:r>
      <w:r w:rsidR="009120E4">
        <w:rPr>
          <w:rFonts w:asciiTheme="majorHAnsi" w:hAnsiTheme="majorHAnsi" w:cstheme="majorHAnsi"/>
        </w:rPr>
        <w:t xml:space="preserve">The difference between the actual visited cells and </w:t>
      </w:r>
      <w:r w:rsidR="009120E4">
        <w:rPr>
          <w:rFonts w:asciiTheme="majorHAnsi" w:hAnsiTheme="majorHAnsi" w:cstheme="majorHAnsi"/>
        </w:rPr>
        <w:lastRenderedPageBreak/>
        <w:t xml:space="preserve">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 MERGEFORMAT </w:instrText>
      </w:r>
      <w:r w:rsidR="009120E4">
        <w:rPr>
          <w:rFonts w:asciiTheme="majorHAnsi" w:hAnsiTheme="majorHAnsi" w:cstheme="majorHAnsi"/>
        </w:rPr>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3B59AF">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at the absolute numbers, the configuration with exploration algorithm and sensor fusion (</w:t>
      </w:r>
      <w:proofErr w:type="spellStart"/>
      <w:r w:rsidR="00667ACA">
        <w:rPr>
          <w:rFonts w:asciiTheme="majorHAnsi" w:hAnsiTheme="majorHAnsi" w:cstheme="majorHAnsi"/>
        </w:rPr>
        <w:t>NoOA-YesSF</w:t>
      </w:r>
      <w:proofErr w:type="spellEnd"/>
      <w:r w:rsidR="00667ACA">
        <w:rPr>
          <w:rFonts w:asciiTheme="majorHAnsi" w:hAnsiTheme="majorHAnsi" w:cstheme="majorHAnsi"/>
        </w:rPr>
        <w:t xml:space="preserve">) has the highest number of 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3B59AF">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3B59AF">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Descripcin"/>
        <w:ind w:left="357"/>
        <w:jc w:val="center"/>
        <w:rPr>
          <w:sz w:val="20"/>
        </w:rPr>
      </w:pPr>
      <w:bookmarkStart w:id="19"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19"/>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w:t>
      </w:r>
      <w:proofErr w:type="spellStart"/>
      <w:r w:rsidR="00D00FF2">
        <w:rPr>
          <w:sz w:val="20"/>
        </w:rPr>
        <w:t>NoOA-NoSF</w:t>
      </w:r>
      <w:proofErr w:type="spellEnd"/>
      <w:r w:rsidR="00D00FF2">
        <w:rPr>
          <w:sz w:val="20"/>
        </w:rPr>
        <w:t xml:space="preserve">, </w:t>
      </w:r>
      <w:proofErr w:type="spellStart"/>
      <w:r w:rsidR="00D00FF2">
        <w:rPr>
          <w:sz w:val="20"/>
        </w:rPr>
        <w:t>NoOA-YesSF</w:t>
      </w:r>
      <w:proofErr w:type="spellEnd"/>
      <w:r w:rsidR="00D00FF2">
        <w:rPr>
          <w:sz w:val="20"/>
        </w:rPr>
        <w:t xml:space="preserve">, </w:t>
      </w:r>
      <w:proofErr w:type="spellStart"/>
      <w:r w:rsidR="00D00FF2">
        <w:rPr>
          <w:sz w:val="20"/>
        </w:rPr>
        <w:t>YesOA-NoSF</w:t>
      </w:r>
      <w:proofErr w:type="spellEnd"/>
      <w:r w:rsidR="00D00FF2">
        <w:rPr>
          <w:sz w:val="20"/>
        </w:rPr>
        <w:t xml:space="preserve">, </w:t>
      </w:r>
      <w:proofErr w:type="spellStart"/>
      <w:r w:rsidR="00D00FF2">
        <w:rPr>
          <w:sz w:val="20"/>
        </w:rPr>
        <w:t>YesOA-YesSF</w:t>
      </w:r>
      <w:proofErr w:type="spellEnd"/>
      <w:r w:rsidR="00D00FF2">
        <w:rPr>
          <w:sz w:val="20"/>
        </w:rPr>
        <w:t>, Baseline.</w:t>
      </w:r>
    </w:p>
    <w:p w14:paraId="2A1F5E3D" w14:textId="77777777" w:rsidR="00CB3D28" w:rsidRPr="00CB3D28" w:rsidRDefault="00CB3D28" w:rsidP="00CB3D28">
      <w:pPr>
        <w:pStyle w:val="Ttulo1"/>
        <w:numPr>
          <w:ilvl w:val="0"/>
          <w:numId w:val="2"/>
        </w:numPr>
        <w:jc w:val="both"/>
        <w:rPr>
          <w:b/>
          <w:sz w:val="28"/>
        </w:rPr>
      </w:pPr>
      <w:r w:rsidRPr="00CB3D28">
        <w:rPr>
          <w:b/>
          <w:sz w:val="28"/>
        </w:rPr>
        <w:t>Discussion:</w:t>
      </w:r>
    </w:p>
    <w:p w14:paraId="3F676FCE" w14:textId="7C19D1C0" w:rsidR="00823B40" w:rsidRDefault="004D57F3" w:rsidP="00685082">
      <w:pPr>
        <w:spacing w:after="60" w:line="240" w:lineRule="auto"/>
        <w:jc w:val="both"/>
        <w:rPr>
          <w:rFonts w:asciiTheme="majorHAnsi" w:hAnsiTheme="majorHAnsi" w:cstheme="majorHAnsi"/>
        </w:rPr>
      </w:pPr>
      <w:r>
        <w:rPr>
          <w:rFonts w:asciiTheme="majorHAnsi" w:hAnsiTheme="majorHAnsi" w:cstheme="majorHAnsi"/>
        </w:rPr>
        <w:t>The</w:t>
      </w:r>
      <w:r w:rsidRPr="00823B40">
        <w:rPr>
          <w:rFonts w:asciiTheme="majorHAnsi" w:hAnsiTheme="majorHAnsi" w:cstheme="majorHAnsi"/>
        </w:rPr>
        <w:t xml:space="preserve"> </w:t>
      </w:r>
      <w:r w:rsidR="00972A28" w:rsidRPr="00823B40">
        <w:rPr>
          <w:rFonts w:asciiTheme="majorHAnsi" w:hAnsiTheme="majorHAnsi" w:cstheme="majorHAnsi"/>
        </w:rPr>
        <w:t xml:space="preserve">original idea when designing the experimentation was to include the </w:t>
      </w:r>
      <w:r w:rsidR="00972A28" w:rsidRPr="00685082">
        <w:rPr>
          <w:rFonts w:asciiTheme="majorHAnsi" w:hAnsiTheme="majorHAnsi" w:cstheme="majorHAnsi"/>
          <w:b/>
        </w:rPr>
        <w:t>total exploration time</w:t>
      </w:r>
      <w:r w:rsidR="00972A28" w:rsidRPr="00823B40">
        <w:rPr>
          <w:rFonts w:asciiTheme="majorHAnsi" w:hAnsiTheme="majorHAnsi" w:cstheme="majorHAnsi"/>
        </w:rPr>
        <w:t xml:space="preserve"> (time required to cover the whole map) as another metric for analysis so we could compare the efficiency in coverage. However, </w:t>
      </w:r>
      <w:r w:rsidR="00823B40">
        <w:rPr>
          <w:rFonts w:asciiTheme="majorHAnsi" w:hAnsiTheme="majorHAnsi" w:cstheme="majorHAnsi"/>
        </w:rPr>
        <w:t>as soon as</w:t>
      </w:r>
      <w:r w:rsidR="00972A28" w:rsidRPr="00823B40">
        <w:rPr>
          <w:rFonts w:asciiTheme="majorHAnsi" w:hAnsiTheme="majorHAnsi" w:cstheme="majorHAnsi"/>
        </w:rPr>
        <w:t xml:space="preserve"> </w:t>
      </w:r>
      <w:r>
        <w:rPr>
          <w:rFonts w:asciiTheme="majorHAnsi" w:hAnsiTheme="majorHAnsi" w:cstheme="majorHAnsi"/>
        </w:rPr>
        <w:t>experimentation</w:t>
      </w:r>
      <w:r w:rsidR="00972A28" w:rsidRPr="00823B40">
        <w:rPr>
          <w:rFonts w:asciiTheme="majorHAnsi" w:hAnsiTheme="majorHAnsi" w:cstheme="majorHAnsi"/>
        </w:rPr>
        <w:t xml:space="preserve"> started </w:t>
      </w:r>
      <w:r>
        <w:rPr>
          <w:rFonts w:asciiTheme="majorHAnsi" w:hAnsiTheme="majorHAnsi" w:cstheme="majorHAnsi"/>
        </w:rPr>
        <w:t>with</w:t>
      </w:r>
      <w:r w:rsidR="00972A28" w:rsidRPr="00823B40">
        <w:rPr>
          <w:rFonts w:asciiTheme="majorHAnsi" w:hAnsiTheme="majorHAnsi" w:cstheme="majorHAnsi"/>
        </w:rPr>
        <w:t xml:space="preserve"> different </w:t>
      </w:r>
      <w:r w:rsidR="00823B40" w:rsidRPr="00823B40">
        <w:rPr>
          <w:rFonts w:asciiTheme="majorHAnsi" w:hAnsiTheme="majorHAnsi" w:cstheme="majorHAnsi"/>
        </w:rPr>
        <w:t xml:space="preserve">system </w:t>
      </w:r>
      <w:r w:rsidR="00972A28" w:rsidRPr="00823B40">
        <w:rPr>
          <w:rFonts w:asciiTheme="majorHAnsi" w:hAnsiTheme="majorHAnsi" w:cstheme="majorHAnsi"/>
        </w:rPr>
        <w:t xml:space="preserve">configurations we </w:t>
      </w:r>
      <w:r w:rsidR="00972A28" w:rsidRPr="00823B40">
        <w:rPr>
          <w:rFonts w:asciiTheme="majorHAnsi" w:hAnsiTheme="majorHAnsi" w:cstheme="majorHAnsi"/>
        </w:rPr>
        <w:lastRenderedPageBreak/>
        <w:t xml:space="preserve">realized it was </w:t>
      </w:r>
      <w:r w:rsidR="00823B40">
        <w:rPr>
          <w:rFonts w:asciiTheme="majorHAnsi" w:hAnsiTheme="majorHAnsi" w:cstheme="majorHAnsi"/>
        </w:rPr>
        <w:t>quite</w:t>
      </w:r>
      <w:r w:rsidR="00972A28" w:rsidRPr="00823B40">
        <w:rPr>
          <w:rFonts w:asciiTheme="majorHAnsi" w:hAnsiTheme="majorHAnsi" w:cstheme="majorHAnsi"/>
        </w:rPr>
        <w:t xml:space="preserve"> </w:t>
      </w:r>
      <w:r w:rsidR="00823B40">
        <w:rPr>
          <w:rFonts w:asciiTheme="majorHAnsi" w:hAnsiTheme="majorHAnsi" w:cstheme="majorHAnsi"/>
        </w:rPr>
        <w:t xml:space="preserve">an </w:t>
      </w:r>
      <w:r w:rsidR="00972A28"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robust enough to ensure a full exploration of the map: </w:t>
      </w:r>
      <w:r w:rsidR="00972A28"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5196CE94" w:rsidR="00232FEA" w:rsidRDefault="00E50AFB" w:rsidP="00685082">
      <w:pPr>
        <w:spacing w:after="60" w:line="240" w:lineRule="auto"/>
        <w:jc w:val="both"/>
        <w:rPr>
          <w:rFonts w:asciiTheme="majorHAnsi" w:hAnsiTheme="majorHAnsi" w:cstheme="majorHAnsi"/>
        </w:rPr>
      </w:pPr>
      <w:r>
        <w:rPr>
          <w:rFonts w:asciiTheme="majorHAnsi" w:hAnsiTheme="majorHAnsi" w:cstheme="majorHAnsi"/>
        </w:rPr>
        <w:t xml:space="preserve">We believe that the </w:t>
      </w:r>
      <w:r w:rsidRPr="00685082">
        <w:rPr>
          <w:rFonts w:asciiTheme="majorHAnsi" w:hAnsiTheme="majorHAnsi" w:cstheme="majorHAnsi"/>
          <w:b/>
        </w:rPr>
        <w:t>ground-truth method used</w:t>
      </w:r>
      <w:r>
        <w:rPr>
          <w:rFonts w:asciiTheme="majorHAnsi" w:hAnsiTheme="majorHAnsi" w:cstheme="majorHAnsi"/>
        </w:rPr>
        <w:t xml:space="preserve"> is accurate enough for quantitative evaluation of the map coverage and comparison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685082">
      <w:pPr>
        <w:spacing w:after="60" w:line="240" w:lineRule="auto"/>
        <w:jc w:val="both"/>
        <w:rPr>
          <w:rFonts w:asciiTheme="majorHAnsi" w:hAnsiTheme="majorHAnsi" w:cstheme="majorHAnsi"/>
        </w:rPr>
      </w:pPr>
      <w:r>
        <w:rPr>
          <w:rFonts w:asciiTheme="majorHAnsi" w:hAnsiTheme="majorHAnsi" w:cstheme="majorHAnsi"/>
        </w:rPr>
        <w:t xml:space="preserve">Regarding the </w:t>
      </w:r>
      <w:r w:rsidRPr="00685082">
        <w:rPr>
          <w:rFonts w:asciiTheme="majorHAnsi" w:hAnsiTheme="majorHAnsi" w:cstheme="majorHAnsi"/>
          <w:b/>
        </w:rPr>
        <w:t>metric for coverage evaluation</w:t>
      </w:r>
      <w:r>
        <w:rPr>
          <w:rFonts w:asciiTheme="majorHAnsi" w:hAnsiTheme="majorHAnsi" w:cstheme="majorHAnsi"/>
        </w:rPr>
        <w:t xml:space="preserve">,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Descripcin"/>
        <w:ind w:left="357"/>
        <w:jc w:val="center"/>
        <w:rPr>
          <w:sz w:val="20"/>
        </w:rPr>
      </w:pPr>
      <w:bookmarkStart w:id="20" w:name="_Ref8730537"/>
      <w:bookmarkStart w:id="21" w:name="_Ref874281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20"/>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bookmarkEnd w:id="21"/>
    </w:p>
    <w:p w14:paraId="1908DB98" w14:textId="77777777" w:rsidR="003B59AF" w:rsidRDefault="003B59AF" w:rsidP="00685082">
      <w:pPr>
        <w:spacing w:after="60" w:line="240" w:lineRule="auto"/>
        <w:jc w:val="both"/>
        <w:rPr>
          <w:rFonts w:asciiTheme="majorHAnsi" w:hAnsiTheme="majorHAnsi" w:cstheme="majorHAnsi"/>
        </w:rPr>
      </w:pPr>
      <w:r>
        <w:rPr>
          <w:rFonts w:asciiTheme="majorHAnsi" w:hAnsiTheme="majorHAnsi" w:cstheme="majorHAnsi"/>
        </w:rPr>
        <w:t xml:space="preserve">Evaluation of the </w:t>
      </w:r>
      <w:r w:rsidRPr="00685082">
        <w:rPr>
          <w:rFonts w:asciiTheme="majorHAnsi" w:hAnsiTheme="majorHAnsi" w:cstheme="majorHAnsi"/>
          <w:b/>
        </w:rPr>
        <w:t>mapping accuracy</w:t>
      </w:r>
      <w:r>
        <w:rPr>
          <w:rFonts w:asciiTheme="majorHAnsi" w:hAnsiTheme="majorHAnsi" w:cstheme="majorHAnsi"/>
        </w:rPr>
        <w:t xml:space="preserve"> relies on the 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dimensional errors in this final map could affect the relative location of features within the grid (e.g. a line being one row up or down). Deviations of the built true map grid from the actual true map could negatively affect the </w:t>
      </w:r>
      <w:r>
        <w:rPr>
          <w:rFonts w:asciiTheme="majorHAnsi" w:hAnsiTheme="majorHAnsi" w:cstheme="majorHAnsi"/>
        </w:rPr>
        <w:lastRenderedPageBreak/>
        <w:t xml:space="preserve">mapping accuracy but this type of error can be considered a bias that would equally affect the measurements for all of the experiments.   </w:t>
      </w:r>
    </w:p>
    <w:p w14:paraId="7D0F2E34" w14:textId="6C75AE49" w:rsidR="00640983" w:rsidRDefault="00ED2339" w:rsidP="00685082">
      <w:pPr>
        <w:spacing w:after="6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average, 50% of the cells which are physically visited are not considered as visited by the robot. This is particularly evident on the top and bottom regions of the map, which were traced by the robot but appear as not explored in the printed map. </w:t>
      </w:r>
      <w:r w:rsidR="00386D45">
        <w:rPr>
          <w:rFonts w:asciiTheme="majorHAnsi" w:hAnsiTheme="majorHAnsi" w:cstheme="majorHAnsi"/>
        </w:rPr>
        <w:t>One</w:t>
      </w:r>
      <w:r w:rsidR="00E3159F">
        <w:rPr>
          <w:rFonts w:asciiTheme="majorHAnsi" w:hAnsiTheme="majorHAnsi" w:cstheme="majorHAnsi"/>
        </w:rPr>
        <w:t xml:space="preserve"> </w:t>
      </w:r>
      <w:r w:rsidR="00E3159F" w:rsidRPr="005E33EA">
        <w:rPr>
          <w:rFonts w:asciiTheme="majorHAnsi" w:hAnsiTheme="majorHAnsi" w:cstheme="majorHAnsi"/>
          <w:b/>
        </w:rPr>
        <w:t>reason for this mapping error</w:t>
      </w:r>
      <w:r w:rsidR="00E3159F">
        <w:rPr>
          <w:rFonts w:asciiTheme="majorHAnsi" w:hAnsiTheme="majorHAnsi" w:cstheme="majorHAnsi"/>
        </w:rPr>
        <w:t xml:space="preserve"> could be that the update rate of the robot’s pose</w:t>
      </w:r>
      <w:r w:rsidR="00386D45">
        <w:rPr>
          <w:rFonts w:asciiTheme="majorHAnsi" w:hAnsiTheme="majorHAnsi" w:cstheme="majorHAnsi"/>
        </w:rPr>
        <w:t xml:space="preserve"> was not </w:t>
      </w:r>
      <w:proofErr w:type="gramStart"/>
      <w:r w:rsidR="003F1F0A">
        <w:rPr>
          <w:rFonts w:asciiTheme="majorHAnsi" w:hAnsiTheme="majorHAnsi" w:cstheme="majorHAnsi"/>
        </w:rPr>
        <w:t>constant</w:t>
      </w:r>
      <w:proofErr w:type="gramEnd"/>
      <w:r w:rsidR="003F1F0A">
        <w:rPr>
          <w:rFonts w:asciiTheme="majorHAnsi" w:hAnsiTheme="majorHAnsi" w:cstheme="majorHAnsi"/>
        </w:rPr>
        <w:t xml:space="preserve"> or it was slower due to the workload of other tasks</w:t>
      </w:r>
      <w:r w:rsidR="00386D45">
        <w:rPr>
          <w:rFonts w:asciiTheme="majorHAnsi" w:hAnsiTheme="majorHAnsi" w:cstheme="majorHAnsi"/>
        </w:rPr>
        <w:t xml:space="preserve">, producing a mismatch between actual pose and calculated pose; another reason could be an error in the kinematics due to sensor calibration errors. </w:t>
      </w:r>
      <w:r w:rsidR="003F1F0A">
        <w:rPr>
          <w:rFonts w:asciiTheme="majorHAnsi" w:hAnsiTheme="majorHAnsi" w:cstheme="majorHAnsi"/>
        </w:rPr>
        <w:t>Consequently, this error could have affected the performance of the exploration algorithm as it relies on a precise mapping of the environment. Clearly, t</w:t>
      </w:r>
      <w:r w:rsidR="00386D45">
        <w:rPr>
          <w:rFonts w:asciiTheme="majorHAnsi" w:hAnsiTheme="majorHAnsi" w:cstheme="majorHAnsi"/>
        </w:rPr>
        <w:t xml:space="preserve">his is something worth of further investigation with more specific trials </w:t>
      </w:r>
      <w:r w:rsidR="003F1F0A">
        <w:rPr>
          <w:rFonts w:asciiTheme="majorHAnsi" w:hAnsiTheme="majorHAnsi" w:cstheme="majorHAnsi"/>
        </w:rPr>
        <w:t xml:space="preserve">and </w:t>
      </w:r>
      <w:r w:rsidR="00386D45">
        <w:rPr>
          <w:rFonts w:asciiTheme="majorHAnsi" w:hAnsiTheme="majorHAnsi" w:cstheme="majorHAnsi"/>
        </w:rPr>
        <w:t xml:space="preserve">more focused on the evaluation of the robot’s kinematics. </w:t>
      </w:r>
    </w:p>
    <w:p w14:paraId="1AAC1BC0" w14:textId="2C087B89" w:rsidR="00BA481B" w:rsidRDefault="00BA481B" w:rsidP="00685082">
      <w:pPr>
        <w:spacing w:after="6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Descripcin"/>
        <w:ind w:left="357"/>
        <w:jc w:val="center"/>
        <w:rPr>
          <w:sz w:val="20"/>
        </w:rPr>
      </w:pPr>
      <w:bookmarkStart w:id="22" w:name="_Ref873132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22"/>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 xml:space="preserve">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p>
    <w:p w14:paraId="110697B4" w14:textId="099950AB" w:rsidR="00E5558A" w:rsidRDefault="009B13D3" w:rsidP="003B59AF">
      <w:pPr>
        <w:spacing w:after="0" w:line="240" w:lineRule="auto"/>
        <w:contextualSpacing/>
        <w:jc w:val="both"/>
        <w:rPr>
          <w:rFonts w:asciiTheme="majorHAnsi" w:hAnsiTheme="majorHAnsi" w:cstheme="majorHAnsi"/>
        </w:rPr>
      </w:pPr>
      <w:r>
        <w:rPr>
          <w:rFonts w:asciiTheme="majorHAnsi" w:hAnsiTheme="majorHAnsi" w:cstheme="majorHAnsi"/>
        </w:rPr>
        <w:lastRenderedPageBreak/>
        <w:t xml:space="preserve">The addition of a </w:t>
      </w:r>
      <w:r w:rsidRPr="005E33EA">
        <w:rPr>
          <w:rFonts w:asciiTheme="majorHAnsi" w:hAnsiTheme="majorHAnsi" w:cstheme="majorHAnsi"/>
          <w:b/>
        </w:rPr>
        <w:t>reactive obstacle avoidance behaviour</w:t>
      </w:r>
      <w:r>
        <w:rPr>
          <w:rFonts w:asciiTheme="majorHAnsi" w:hAnsiTheme="majorHAnsi" w:cstheme="majorHAnsi"/>
        </w:rPr>
        <w:t xml:space="preserve">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w:t>
      </w:r>
      <w:r w:rsidRPr="00765C24">
        <w:rPr>
          <w:rFonts w:asciiTheme="majorHAnsi" w:hAnsiTheme="majorHAnsi" w:cstheme="majorHAnsi"/>
          <w:b/>
        </w:rPr>
        <w:t>main contribution of the reactive obstacle avoidance</w:t>
      </w:r>
      <w:r>
        <w:rPr>
          <w:rFonts w:asciiTheme="majorHAnsi" w:hAnsiTheme="majorHAnsi" w:cstheme="majorHAnsi"/>
        </w:rPr>
        <w:t xml:space="preserve"> is to reduce the likelihood of hitting obstacles during the map exploration and this was demonstrated during the 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w:t>
      </w:r>
      <w:bookmarkStart w:id="23" w:name="_GoBack"/>
      <w:bookmarkEnd w:id="23"/>
      <w:r>
        <w:rPr>
          <w:rFonts w:asciiTheme="majorHAnsi" w:hAnsiTheme="majorHAnsi" w:cstheme="majorHAnsi"/>
        </w:rPr>
        <w:t xml:space="preserve">e of obstacles was uncertain. Future work should include further investigation to reduce possible conflicts between the exploration algorithm and the reactive obstacle avoidance. </w:t>
      </w:r>
    </w:p>
    <w:p w14:paraId="59B866BE" w14:textId="54897277" w:rsidR="00E5558A" w:rsidRDefault="00E5558A" w:rsidP="003B59AF">
      <w:pPr>
        <w:spacing w:before="120" w:after="0" w:line="240" w:lineRule="auto"/>
        <w:contextualSpacing/>
        <w:jc w:val="both"/>
        <w:rPr>
          <w:rFonts w:asciiTheme="majorHAnsi" w:hAnsiTheme="majorHAnsi" w:cstheme="majorHAnsi"/>
        </w:rPr>
      </w:pPr>
      <w:r>
        <w:rPr>
          <w:rFonts w:asciiTheme="majorHAnsi" w:hAnsiTheme="majorHAnsi" w:cstheme="majorHAnsi"/>
        </w:rPr>
        <w:t xml:space="preserve">In any of the experiments the </w:t>
      </w:r>
      <w:r w:rsidRPr="005E33EA">
        <w:rPr>
          <w:rFonts w:asciiTheme="majorHAnsi" w:hAnsiTheme="majorHAnsi" w:cstheme="majorHAnsi"/>
          <w:b/>
        </w:rPr>
        <w:t>full coverage of the map</w:t>
      </w:r>
      <w:r>
        <w:rPr>
          <w:rFonts w:asciiTheme="majorHAnsi" w:hAnsiTheme="majorHAnsi" w:cstheme="majorHAnsi"/>
        </w:rPr>
        <w:t xml:space="preserve"> was achieved, therefore further analysis of the exploration algorithm should be </w:t>
      </w:r>
      <w:proofErr w:type="gramStart"/>
      <w:r>
        <w:rPr>
          <w:rFonts w:asciiTheme="majorHAnsi" w:hAnsiTheme="majorHAnsi" w:cstheme="majorHAnsi"/>
        </w:rPr>
        <w:t>performed</w:t>
      </w:r>
      <w:proofErr w:type="gramEnd"/>
      <w:r>
        <w:rPr>
          <w:rFonts w:asciiTheme="majorHAnsi" w:hAnsiTheme="majorHAnsi" w:cstheme="majorHAnsi"/>
        </w:rPr>
        <w:t xml:space="preserve"> or even other algorithms can be used to compare the impact in the coverage of the map.</w:t>
      </w:r>
    </w:p>
    <w:p w14:paraId="486B8045" w14:textId="77777777" w:rsidR="00CF7C47" w:rsidRDefault="00CF7C47" w:rsidP="003B59AF">
      <w:pPr>
        <w:spacing w:before="120" w:after="0" w:line="240" w:lineRule="auto"/>
        <w:contextualSpacing/>
        <w:jc w:val="both"/>
        <w:rPr>
          <w:rFonts w:asciiTheme="majorHAnsi" w:hAnsiTheme="majorHAnsi" w:cstheme="majorHAnsi"/>
        </w:rPr>
      </w:pPr>
      <w:r>
        <w:rPr>
          <w:rFonts w:asciiTheme="majorHAnsi" w:hAnsiTheme="majorHAnsi" w:cstheme="majorHAnsi"/>
        </w:rPr>
        <w:t xml:space="preserve">As a final point for discussion, we would like to acknowledge the fact that </w:t>
      </w:r>
      <w:r w:rsidRPr="005E33EA">
        <w:rPr>
          <w:rFonts w:asciiTheme="majorHAnsi" w:hAnsiTheme="majorHAnsi" w:cstheme="majorHAnsi"/>
          <w:b/>
        </w:rPr>
        <w:t>only one repetition</w:t>
      </w:r>
      <w:r>
        <w:rPr>
          <w:rFonts w:asciiTheme="majorHAnsi" w:hAnsiTheme="majorHAnsi" w:cstheme="majorHAnsi"/>
        </w:rPr>
        <w:t xml:space="preserve"> was evaluated for each of the tested configurations. The number of different configurations considered for analysis and the time constraints led us to take this decision; however, in order to extract more reliable </w:t>
      </w:r>
      <w:proofErr w:type="gramStart"/>
      <w:r>
        <w:rPr>
          <w:rFonts w:asciiTheme="majorHAnsi" w:hAnsiTheme="majorHAnsi" w:cstheme="majorHAnsi"/>
        </w:rPr>
        <w:t>conclusions</w:t>
      </w:r>
      <w:proofErr w:type="gramEnd"/>
      <w:r>
        <w:rPr>
          <w:rFonts w:asciiTheme="majorHAnsi" w:hAnsiTheme="majorHAnsi" w:cstheme="majorHAnsi"/>
        </w:rPr>
        <w:t xml:space="preserve"> it should be necessary to perform at least three trials per test configuration.</w:t>
      </w:r>
    </w:p>
    <w:p w14:paraId="2D00EE6E" w14:textId="24AC6E96" w:rsidR="005D1922" w:rsidRDefault="005D1922" w:rsidP="00ED0786">
      <w:pPr>
        <w:pStyle w:val="Ttulo1"/>
        <w:numPr>
          <w:ilvl w:val="0"/>
          <w:numId w:val="2"/>
        </w:numPr>
        <w:jc w:val="both"/>
        <w:rPr>
          <w:sz w:val="28"/>
        </w:rPr>
      </w:pPr>
      <w:r w:rsidRPr="00ED0786">
        <w:rPr>
          <w:b/>
          <w:sz w:val="28"/>
        </w:rPr>
        <w:t>Conclusions</w:t>
      </w:r>
    </w:p>
    <w:p w14:paraId="3490A6AB" w14:textId="19952AC8" w:rsidR="00A627FB" w:rsidRPr="002E4CFC" w:rsidRDefault="00A627FB" w:rsidP="003B59AF">
      <w:pPr>
        <w:spacing w:after="60" w:line="240" w:lineRule="auto"/>
        <w:jc w:val="both"/>
        <w:rPr>
          <w:rFonts w:asciiTheme="majorHAnsi" w:hAnsiTheme="majorHAnsi" w:cstheme="majorHAnsi"/>
        </w:rPr>
      </w:pPr>
      <w:r w:rsidRPr="002E4CFC">
        <w:rPr>
          <w:rFonts w:asciiTheme="majorHAnsi" w:hAnsiTheme="majorHAnsi" w:cstheme="majorHAnsi"/>
        </w:rPr>
        <w:t xml:space="preserve">We have investigated the effect of the following subsystem implementations on the map coverage and mapping accuracy: exploration algorithm, sensor fusion and reactive obstacle avoidance behaviour. </w:t>
      </w:r>
    </w:p>
    <w:p w14:paraId="20648DB5" w14:textId="77777777"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1719F257"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w:t>
      </w:r>
      <w:r w:rsidR="00C43D86">
        <w:rPr>
          <w:rFonts w:asciiTheme="majorHAnsi" w:hAnsiTheme="majorHAnsi" w:cstheme="majorHAnsi"/>
        </w:rPr>
        <w:t xml:space="preserve">use </w:t>
      </w:r>
      <w:r>
        <w:rPr>
          <w:rFonts w:asciiTheme="majorHAnsi" w:hAnsiTheme="majorHAnsi" w:cstheme="majorHAnsi"/>
        </w:rPr>
        <w:t xml:space="preserve">of sensor fusion </w:t>
      </w:r>
      <w:r w:rsidR="005C4E1E">
        <w:rPr>
          <w:rFonts w:asciiTheme="majorHAnsi" w:hAnsiTheme="majorHAnsi" w:cstheme="majorHAnsi"/>
        </w:rPr>
        <w:t xml:space="preserve">for </w:t>
      </w:r>
      <w:r w:rsidR="00C43D86">
        <w:rPr>
          <w:rFonts w:asciiTheme="majorHAnsi" w:hAnsiTheme="majorHAnsi" w:cstheme="majorHAnsi"/>
        </w:rPr>
        <w:t>estimating robot’s pose</w:t>
      </w:r>
      <w:r>
        <w:rPr>
          <w:rFonts w:asciiTheme="majorHAnsi" w:hAnsiTheme="majorHAnsi" w:cstheme="majorHAnsi"/>
        </w:rPr>
        <w:t xml:space="preserve"> had the biggest positive influence on coverage, with 15% average increase of visited cells. </w:t>
      </w:r>
    </w:p>
    <w:p w14:paraId="3F94C8FC" w14:textId="68443861"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addition of the reactive obstacle </w:t>
      </w:r>
      <w:r w:rsidR="005C4E1E">
        <w:rPr>
          <w:rFonts w:asciiTheme="majorHAnsi" w:hAnsiTheme="majorHAnsi" w:cstheme="majorHAnsi"/>
        </w:rPr>
        <w:t xml:space="preserve">avoidance </w:t>
      </w:r>
      <w:r>
        <w:rPr>
          <w:rFonts w:asciiTheme="majorHAnsi" w:hAnsiTheme="majorHAnsi" w:cstheme="majorHAnsi"/>
        </w:rPr>
        <w:t xml:space="preserve">didn’t show a clear influence trend on the </w:t>
      </w:r>
      <w:proofErr w:type="gramStart"/>
      <w:r>
        <w:rPr>
          <w:rFonts w:asciiTheme="majorHAnsi" w:hAnsiTheme="majorHAnsi" w:cstheme="majorHAnsi"/>
        </w:rPr>
        <w:t>coverage</w:t>
      </w:r>
      <w:proofErr w:type="gramEnd"/>
      <w:r>
        <w:rPr>
          <w:rFonts w:asciiTheme="majorHAnsi" w:hAnsiTheme="majorHAnsi" w:cstheme="majorHAnsi"/>
        </w:rPr>
        <w:t xml:space="preserve"> but it proved to be useful to navigate around obstacles when the exploration algorithm sent the robot to distant locations on the map</w:t>
      </w:r>
      <w:r w:rsidR="00E5558A">
        <w:rPr>
          <w:rFonts w:asciiTheme="majorHAnsi" w:hAnsiTheme="majorHAnsi" w:cstheme="majorHAnsi"/>
        </w:rPr>
        <w:t xml:space="preserve"> because the robot effectively avoided some obstacles and arrived to its destination</w:t>
      </w:r>
      <w:r>
        <w:rPr>
          <w:rFonts w:asciiTheme="majorHAnsi" w:hAnsiTheme="majorHAnsi" w:cstheme="majorHAnsi"/>
        </w:rPr>
        <w:t xml:space="preserve">.  </w:t>
      </w:r>
    </w:p>
    <w:p w14:paraId="700D3B23" w14:textId="3EE8BC27" w:rsidR="00AE747B" w:rsidRDefault="00A627FB" w:rsidP="003B59AF">
      <w:pPr>
        <w:spacing w:after="6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w:t>
      </w:r>
      <w:r w:rsidR="00C43D86">
        <w:rPr>
          <w:rFonts w:asciiTheme="majorHAnsi" w:hAnsiTheme="majorHAnsi" w:cstheme="majorHAnsi"/>
        </w:rPr>
        <w:t xml:space="preserve">algorithm implementation </w:t>
      </w:r>
      <w:r w:rsidR="00AE747B">
        <w:rPr>
          <w:rFonts w:asciiTheme="majorHAnsi" w:hAnsiTheme="majorHAnsi" w:cstheme="majorHAnsi"/>
        </w:rPr>
        <w:t>to achieve a more robust behaviour is needed</w:t>
      </w:r>
      <w:r w:rsidR="005C4E1E">
        <w:rPr>
          <w:rFonts w:asciiTheme="majorHAnsi" w:hAnsiTheme="majorHAnsi" w:cstheme="majorHAnsi"/>
        </w:rPr>
        <w:t>,</w:t>
      </w:r>
      <w:r w:rsidR="00C43D86">
        <w:rPr>
          <w:rFonts w:asciiTheme="majorHAnsi" w:hAnsiTheme="majorHAnsi" w:cstheme="majorHAnsi"/>
        </w:rPr>
        <w:t xml:space="preserve"> or even other algorithm can be used</w:t>
      </w:r>
      <w:r w:rsidR="00AE747B">
        <w:rPr>
          <w:rFonts w:asciiTheme="majorHAnsi" w:hAnsiTheme="majorHAnsi" w:cstheme="majorHAnsi"/>
        </w:rPr>
        <w:t>.</w:t>
      </w:r>
    </w:p>
    <w:p w14:paraId="1AA2A540" w14:textId="5EFD3A10" w:rsidR="001A22E5" w:rsidRDefault="003C263F" w:rsidP="003B59AF">
      <w:pPr>
        <w:spacing w:after="60" w:line="240" w:lineRule="auto"/>
        <w:jc w:val="both"/>
        <w:rPr>
          <w:rFonts w:asciiTheme="majorHAnsi" w:hAnsiTheme="majorHAnsi" w:cstheme="majorHAnsi"/>
        </w:rPr>
      </w:pPr>
      <w:r>
        <w:rPr>
          <w:rFonts w:asciiTheme="majorHAnsi" w:hAnsiTheme="majorHAnsi" w:cstheme="majorHAnsi"/>
        </w:rPr>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w:t>
      </w:r>
      <w:r w:rsidR="00E5558A">
        <w:rPr>
          <w:rFonts w:asciiTheme="majorHAnsi" w:hAnsiTheme="majorHAnsi" w:cstheme="majorHAnsi"/>
        </w:rPr>
        <w:t xml:space="preserve">a strong </w:t>
      </w:r>
      <w:r w:rsidR="001A22E5">
        <w:rPr>
          <w:rFonts w:asciiTheme="majorHAnsi" w:hAnsiTheme="majorHAnsi" w:cstheme="majorHAnsi"/>
        </w:rPr>
        <w:t xml:space="preserve">indicative of an error in the estimation of the robot’s pose. </w:t>
      </w:r>
    </w:p>
    <w:p w14:paraId="78B9F770" w14:textId="4F519F8D" w:rsidR="003C263F" w:rsidRDefault="003C263F" w:rsidP="003B59AF">
      <w:pPr>
        <w:spacing w:after="6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t>
      </w:r>
      <w:r w:rsidR="002E4CFC">
        <w:rPr>
          <w:rFonts w:asciiTheme="majorHAnsi" w:hAnsiTheme="majorHAnsi" w:cstheme="majorHAnsi"/>
        </w:rPr>
        <w:t>increasing the</w:t>
      </w:r>
      <w:r w:rsidR="00BA481B">
        <w:rPr>
          <w:rFonts w:asciiTheme="majorHAnsi" w:hAnsiTheme="majorHAnsi" w:cstheme="majorHAnsi"/>
        </w:rPr>
        <w:t xml:space="preserve">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38616807" w:rsidR="001A22E5" w:rsidRDefault="009863D9" w:rsidP="003B59AF">
      <w:pPr>
        <w:spacing w:after="60" w:line="240" w:lineRule="auto"/>
        <w:jc w:val="both"/>
        <w:rPr>
          <w:rFonts w:asciiTheme="majorHAnsi" w:hAnsiTheme="majorHAnsi" w:cstheme="majorHAnsi"/>
        </w:rPr>
      </w:pPr>
      <w:r>
        <w:rPr>
          <w:rFonts w:asciiTheme="majorHAnsi" w:hAnsiTheme="majorHAnsi" w:cstheme="majorHAnsi"/>
        </w:rPr>
        <w:t xml:space="preserve">Despite the limitations of this experimentation,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in order to have a more reliable quantification of this improvements</w:t>
      </w:r>
      <w:r w:rsidR="005E33EA">
        <w:rPr>
          <w:rStyle w:val="Refdenotaalpie"/>
          <w:rFonts w:asciiTheme="majorHAnsi" w:hAnsiTheme="majorHAnsi" w:cstheme="majorHAnsi"/>
        </w:rPr>
        <w:footnoteReference w:id="1"/>
      </w:r>
      <w:r w:rsidR="001A22E5">
        <w:rPr>
          <w:rFonts w:asciiTheme="majorHAnsi" w:hAnsiTheme="majorHAnsi" w:cstheme="majorHAnsi"/>
        </w:rPr>
        <w:t xml:space="preserve">. </w:t>
      </w:r>
    </w:p>
    <w:sectPr w:rsidR="001A22E5" w:rsidSect="00FF0049">
      <w:type w:val="continuous"/>
      <w:pgSz w:w="11906" w:h="16838"/>
      <w:pgMar w:top="1440" w:right="1440" w:bottom="1440" w:left="1440" w:header="45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F1132" w14:textId="77777777" w:rsidR="00246226" w:rsidRDefault="00246226" w:rsidP="004E042C">
      <w:pPr>
        <w:spacing w:after="0" w:line="240" w:lineRule="auto"/>
      </w:pPr>
      <w:r>
        <w:separator/>
      </w:r>
    </w:p>
  </w:endnote>
  <w:endnote w:type="continuationSeparator" w:id="0">
    <w:p w14:paraId="62E62C10" w14:textId="77777777" w:rsidR="00246226" w:rsidRDefault="00246226"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Ttulo5"/>
          <w:jc w:val="right"/>
        </w:pPr>
        <w:r>
          <w:fldChar w:fldCharType="begin"/>
        </w:r>
        <w:r>
          <w:instrText xml:space="preserve"> PAGE   \* MERGEFORMAT </w:instrText>
        </w:r>
        <w:r>
          <w:fldChar w:fldCharType="separate"/>
        </w:r>
        <w:r w:rsidR="006D22A8">
          <w:rPr>
            <w:noProof/>
          </w:rPr>
          <w:t>9</w:t>
        </w:r>
        <w:r>
          <w:rPr>
            <w:noProof/>
          </w:rPr>
          <w:fldChar w:fldCharType="end"/>
        </w:r>
      </w:p>
    </w:sdtContent>
  </w:sdt>
  <w:p w14:paraId="170F02EE" w14:textId="77777777" w:rsidR="00667ACA" w:rsidRDefault="00667A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58FAB" w14:textId="77777777" w:rsidR="00246226" w:rsidRDefault="00246226" w:rsidP="004E042C">
      <w:pPr>
        <w:spacing w:after="0" w:line="240" w:lineRule="auto"/>
      </w:pPr>
      <w:r>
        <w:separator/>
      </w:r>
    </w:p>
  </w:footnote>
  <w:footnote w:type="continuationSeparator" w:id="0">
    <w:p w14:paraId="28DA90CE" w14:textId="77777777" w:rsidR="00246226" w:rsidRDefault="00246226" w:rsidP="004E042C">
      <w:pPr>
        <w:spacing w:after="0" w:line="240" w:lineRule="auto"/>
      </w:pPr>
      <w:r>
        <w:continuationSeparator/>
      </w:r>
    </w:p>
  </w:footnote>
  <w:footnote w:id="1">
    <w:p w14:paraId="0BE09CC7" w14:textId="4F29F2B8" w:rsidR="005E33EA" w:rsidRPr="005E33EA" w:rsidRDefault="005E33EA">
      <w:pPr>
        <w:pStyle w:val="Textonotapie"/>
        <w:rPr>
          <w:i/>
        </w:rPr>
      </w:pPr>
      <w:r w:rsidRPr="005E33EA">
        <w:rPr>
          <w:rStyle w:val="Refdenotaalpie"/>
          <w:i/>
        </w:rPr>
        <w:footnoteRef/>
      </w:r>
      <w:r w:rsidRPr="005E33EA">
        <w:rPr>
          <w:i/>
        </w:rPr>
        <w:t xml:space="preserve"> </w:t>
      </w:r>
      <w:r w:rsidRPr="005E33EA">
        <w:rPr>
          <w:rFonts w:asciiTheme="majorHAnsi" w:hAnsiTheme="majorHAnsi" w:cstheme="majorHAnsi"/>
          <w:i/>
        </w:rPr>
        <w:t xml:space="preserve">All the code, work and results from this investigation can be found in the following </w:t>
      </w:r>
      <w:proofErr w:type="spellStart"/>
      <w:r w:rsidRPr="005E33EA">
        <w:rPr>
          <w:rFonts w:asciiTheme="majorHAnsi" w:hAnsiTheme="majorHAnsi" w:cstheme="majorHAnsi"/>
          <w:i/>
        </w:rPr>
        <w:t>github</w:t>
      </w:r>
      <w:proofErr w:type="spellEnd"/>
      <w:r w:rsidRPr="005E33EA">
        <w:rPr>
          <w:rFonts w:asciiTheme="majorHAnsi" w:hAnsiTheme="majorHAnsi" w:cstheme="majorHAnsi"/>
          <w:i/>
        </w:rPr>
        <w:t xml:space="preserve"> repository:</w:t>
      </w:r>
      <w:r>
        <w:rPr>
          <w:rFonts w:asciiTheme="majorHAnsi" w:hAnsiTheme="majorHAnsi" w:cstheme="majorHAnsi"/>
        </w:rPr>
        <w:t xml:space="preserve"> </w:t>
      </w:r>
      <w:r w:rsidRPr="001C38C7">
        <w:rPr>
          <w:rFonts w:asciiTheme="majorHAnsi" w:hAnsiTheme="majorHAnsi" w:cstheme="majorHAnsi"/>
        </w:rPr>
        <w:t xml:space="preserve"> </w:t>
      </w:r>
      <w:hyperlink r:id="rId1" w:history="1">
        <w:r w:rsidRPr="005E33EA">
          <w:rPr>
            <w:rStyle w:val="Hipervnculo"/>
            <w:rFonts w:asciiTheme="majorHAnsi" w:hAnsiTheme="majorHAnsi" w:cstheme="majorHAnsi"/>
            <w:i/>
          </w:rPr>
          <w:t>https://github.com/bigomc/Romi_CW2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84B9" w14:textId="72F36CF8" w:rsidR="00667ACA" w:rsidRPr="00FF0049" w:rsidRDefault="00FF0049" w:rsidP="00FF0049">
    <w:pPr>
      <w:pBdr>
        <w:left w:val="single" w:sz="12" w:space="11" w:color="5B9BD5" w:themeColor="accent1"/>
      </w:pBdr>
      <w:tabs>
        <w:tab w:val="left" w:pos="3620"/>
        <w:tab w:val="left" w:pos="3964"/>
      </w:tabs>
      <w:spacing w:after="0"/>
      <w:ind w:right="-330"/>
      <w:rPr>
        <w:rFonts w:asciiTheme="majorHAnsi" w:eastAsiaTheme="majorEastAsia" w:hAnsiTheme="majorHAnsi" w:cstheme="majorBidi"/>
        <w:color w:val="2E74B5" w:themeColor="accent1" w:themeShade="BF"/>
        <w:sz w:val="28"/>
        <w:szCs w:val="26"/>
      </w:rPr>
    </w:pPr>
    <w:r w:rsidRPr="00FF0049">
      <w:rPr>
        <w:rStyle w:val="Ttulo5Car"/>
      </w:rPr>
      <w:t xml:space="preserve">Robotic Systems - </w:t>
    </w:r>
    <w:sdt>
      <w:sdtPr>
        <w:rPr>
          <w:rStyle w:val="Ttulo5Car"/>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EndPr>
        <w:rPr>
          <w:rStyle w:val="Ttulo5Car"/>
        </w:rPr>
      </w:sdtEndPr>
      <w:sdtContent>
        <w:r w:rsidR="00667ACA" w:rsidRPr="00FF0049">
          <w:rPr>
            <w:rStyle w:val="Ttulo5Car"/>
          </w:rPr>
          <w:t>CW2: Group Reflective Report</w:t>
        </w:r>
      </w:sdtContent>
    </w:sdt>
    <w:r>
      <w:rPr>
        <w:rStyle w:val="Ttulo5Car"/>
      </w:rPr>
      <w:t xml:space="preserve"> </w:t>
    </w:r>
    <w:r>
      <w:rPr>
        <w:rStyle w:val="Ttulo5Car"/>
      </w:rPr>
      <w:tab/>
    </w:r>
    <w:r>
      <w:rPr>
        <w:rStyle w:val="Ttulo5Car"/>
      </w:rPr>
      <w:tab/>
    </w:r>
    <w:r>
      <w:rPr>
        <w:rStyle w:val="Ttulo5Car"/>
      </w:rPr>
      <w:tab/>
    </w:r>
    <w:r>
      <w:rPr>
        <w:rStyle w:val="Ttulo5Car"/>
      </w:rPr>
      <w:tab/>
    </w:r>
    <w:r>
      <w:rPr>
        <w:rStyle w:val="Ttulo5Car"/>
      </w:rPr>
      <w:tab/>
      <w:t>15</w:t>
    </w:r>
    <w:r w:rsidRPr="00FF0049">
      <w:rPr>
        <w:rStyle w:val="Ttulo5Car"/>
        <w:vertAlign w:val="superscript"/>
      </w:rPr>
      <w:t>th</w:t>
    </w:r>
    <w:r>
      <w:rPr>
        <w:rStyle w:val="Ttulo5Car"/>
      </w:rPr>
      <w:t xml:space="preserve"> May 2019</w:t>
    </w:r>
  </w:p>
  <w:p w14:paraId="24B97CB5" w14:textId="77777777" w:rsidR="00667ACA" w:rsidRDefault="00667A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olina Avila">
    <w15:presenceInfo w15:providerId="None" w15:userId="Carolina Av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FBF"/>
    <w:rsid w:val="00026810"/>
    <w:rsid w:val="00033077"/>
    <w:rsid w:val="00040C55"/>
    <w:rsid w:val="00053BDE"/>
    <w:rsid w:val="000D2845"/>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A4BF6"/>
    <w:rsid w:val="001C38C7"/>
    <w:rsid w:val="001D5746"/>
    <w:rsid w:val="001F112E"/>
    <w:rsid w:val="00221899"/>
    <w:rsid w:val="00232FEA"/>
    <w:rsid w:val="00246226"/>
    <w:rsid w:val="002466A4"/>
    <w:rsid w:val="002509DC"/>
    <w:rsid w:val="002621BD"/>
    <w:rsid w:val="002778EE"/>
    <w:rsid w:val="002831BE"/>
    <w:rsid w:val="00293292"/>
    <w:rsid w:val="0029692B"/>
    <w:rsid w:val="002A044B"/>
    <w:rsid w:val="002A3295"/>
    <w:rsid w:val="002A7914"/>
    <w:rsid w:val="002C4E95"/>
    <w:rsid w:val="002E4CFC"/>
    <w:rsid w:val="00302672"/>
    <w:rsid w:val="00307FBF"/>
    <w:rsid w:val="00320F44"/>
    <w:rsid w:val="00333CE9"/>
    <w:rsid w:val="00344C71"/>
    <w:rsid w:val="003508FC"/>
    <w:rsid w:val="00364C33"/>
    <w:rsid w:val="0037007A"/>
    <w:rsid w:val="003728DE"/>
    <w:rsid w:val="003750A6"/>
    <w:rsid w:val="00386D45"/>
    <w:rsid w:val="003A7C42"/>
    <w:rsid w:val="003B0A07"/>
    <w:rsid w:val="003B1EFE"/>
    <w:rsid w:val="003B59AF"/>
    <w:rsid w:val="003B6CA4"/>
    <w:rsid w:val="003C263F"/>
    <w:rsid w:val="003C3034"/>
    <w:rsid w:val="003F1F0A"/>
    <w:rsid w:val="003F2F27"/>
    <w:rsid w:val="003F6843"/>
    <w:rsid w:val="0044113E"/>
    <w:rsid w:val="00487095"/>
    <w:rsid w:val="00490DE5"/>
    <w:rsid w:val="004B2B14"/>
    <w:rsid w:val="004B4A61"/>
    <w:rsid w:val="004C6BF4"/>
    <w:rsid w:val="004D57F3"/>
    <w:rsid w:val="004E042C"/>
    <w:rsid w:val="005004FC"/>
    <w:rsid w:val="0053124E"/>
    <w:rsid w:val="005320FA"/>
    <w:rsid w:val="00543566"/>
    <w:rsid w:val="00561AF8"/>
    <w:rsid w:val="005947DA"/>
    <w:rsid w:val="005974E6"/>
    <w:rsid w:val="005B35B5"/>
    <w:rsid w:val="005C3184"/>
    <w:rsid w:val="005C41EA"/>
    <w:rsid w:val="005C4E1E"/>
    <w:rsid w:val="005D1922"/>
    <w:rsid w:val="005D6A81"/>
    <w:rsid w:val="005E014D"/>
    <w:rsid w:val="005E33EA"/>
    <w:rsid w:val="005F01E3"/>
    <w:rsid w:val="00607867"/>
    <w:rsid w:val="00631006"/>
    <w:rsid w:val="0063512A"/>
    <w:rsid w:val="00640983"/>
    <w:rsid w:val="00645771"/>
    <w:rsid w:val="00667ACA"/>
    <w:rsid w:val="00685082"/>
    <w:rsid w:val="00691266"/>
    <w:rsid w:val="00697439"/>
    <w:rsid w:val="006C67A6"/>
    <w:rsid w:val="006D22A8"/>
    <w:rsid w:val="006D37B7"/>
    <w:rsid w:val="006D56DE"/>
    <w:rsid w:val="006E3D22"/>
    <w:rsid w:val="006F4289"/>
    <w:rsid w:val="007128C6"/>
    <w:rsid w:val="007251E7"/>
    <w:rsid w:val="0073749D"/>
    <w:rsid w:val="00765C24"/>
    <w:rsid w:val="00796482"/>
    <w:rsid w:val="007A3132"/>
    <w:rsid w:val="007A6694"/>
    <w:rsid w:val="007A7E32"/>
    <w:rsid w:val="007B45B0"/>
    <w:rsid w:val="007E24AC"/>
    <w:rsid w:val="007E4983"/>
    <w:rsid w:val="007E50CC"/>
    <w:rsid w:val="00822A9A"/>
    <w:rsid w:val="00823B40"/>
    <w:rsid w:val="00847A18"/>
    <w:rsid w:val="00857CD8"/>
    <w:rsid w:val="008615E6"/>
    <w:rsid w:val="008670DE"/>
    <w:rsid w:val="008B5C5A"/>
    <w:rsid w:val="008E719F"/>
    <w:rsid w:val="008E75CC"/>
    <w:rsid w:val="008F4D0E"/>
    <w:rsid w:val="009120E4"/>
    <w:rsid w:val="00917AC7"/>
    <w:rsid w:val="00921F14"/>
    <w:rsid w:val="0092477D"/>
    <w:rsid w:val="0093057C"/>
    <w:rsid w:val="00941A13"/>
    <w:rsid w:val="009448FF"/>
    <w:rsid w:val="00946BD1"/>
    <w:rsid w:val="00947809"/>
    <w:rsid w:val="00972A28"/>
    <w:rsid w:val="00980B87"/>
    <w:rsid w:val="009863D9"/>
    <w:rsid w:val="00991746"/>
    <w:rsid w:val="009A728C"/>
    <w:rsid w:val="009B13D3"/>
    <w:rsid w:val="009B3E88"/>
    <w:rsid w:val="009B47C3"/>
    <w:rsid w:val="009B6568"/>
    <w:rsid w:val="009B7744"/>
    <w:rsid w:val="009D1F2E"/>
    <w:rsid w:val="009F51D2"/>
    <w:rsid w:val="009F6D55"/>
    <w:rsid w:val="00A016A5"/>
    <w:rsid w:val="00A16A10"/>
    <w:rsid w:val="00A20E84"/>
    <w:rsid w:val="00A25A4F"/>
    <w:rsid w:val="00A627FB"/>
    <w:rsid w:val="00A7637C"/>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351C4"/>
    <w:rsid w:val="00C43D86"/>
    <w:rsid w:val="00C46942"/>
    <w:rsid w:val="00C67984"/>
    <w:rsid w:val="00C83701"/>
    <w:rsid w:val="00C87641"/>
    <w:rsid w:val="00C9286E"/>
    <w:rsid w:val="00CA552E"/>
    <w:rsid w:val="00CA7967"/>
    <w:rsid w:val="00CB3D28"/>
    <w:rsid w:val="00CC68C2"/>
    <w:rsid w:val="00CE19AE"/>
    <w:rsid w:val="00CE5DBD"/>
    <w:rsid w:val="00CF177A"/>
    <w:rsid w:val="00CF6D75"/>
    <w:rsid w:val="00CF7C47"/>
    <w:rsid w:val="00D00FF2"/>
    <w:rsid w:val="00D25202"/>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5558A"/>
    <w:rsid w:val="00E77793"/>
    <w:rsid w:val="00EA3BE6"/>
    <w:rsid w:val="00EB3BCB"/>
    <w:rsid w:val="00ED0786"/>
    <w:rsid w:val="00ED2339"/>
    <w:rsid w:val="00EF108A"/>
    <w:rsid w:val="00EF545D"/>
    <w:rsid w:val="00F01D92"/>
    <w:rsid w:val="00F36F97"/>
    <w:rsid w:val="00F4141A"/>
    <w:rsid w:val="00F65463"/>
    <w:rsid w:val="00F677A7"/>
    <w:rsid w:val="00F7350A"/>
    <w:rsid w:val="00F930DA"/>
    <w:rsid w:val="00FD7607"/>
    <w:rsid w:val="00FD7657"/>
    <w:rsid w:val="00FD7DAA"/>
    <w:rsid w:val="00FF0049"/>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65463"/>
    <w:pPr>
      <w:ind w:left="720"/>
      <w:contextualSpacing/>
    </w:pPr>
  </w:style>
  <w:style w:type="character" w:customStyle="1" w:styleId="Ttulo1Car">
    <w:name w:val="Título 1 Car"/>
    <w:basedOn w:val="Fuentedeprrafopredeter"/>
    <w:link w:val="Ttulo1"/>
    <w:uiPriority w:val="9"/>
    <w:rsid w:val="002778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8E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778E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778EE"/>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E042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E042C"/>
  </w:style>
  <w:style w:type="paragraph" w:styleId="Piedepgina">
    <w:name w:val="footer"/>
    <w:basedOn w:val="Normal"/>
    <w:link w:val="PiedepginaCar"/>
    <w:uiPriority w:val="99"/>
    <w:unhideWhenUsed/>
    <w:rsid w:val="004E042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E042C"/>
  </w:style>
  <w:style w:type="paragraph" w:styleId="Ttulo">
    <w:name w:val="Title"/>
    <w:basedOn w:val="Normal"/>
    <w:next w:val="Normal"/>
    <w:link w:val="TtuloC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42C"/>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60786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20E84"/>
    <w:rPr>
      <w:rFonts w:asciiTheme="majorHAnsi" w:eastAsiaTheme="majorEastAsia" w:hAnsiTheme="majorHAnsi" w:cstheme="majorBidi"/>
      <w:color w:val="1F4D78" w:themeColor="accent1" w:themeShade="7F"/>
    </w:rPr>
  </w:style>
  <w:style w:type="character" w:styleId="Refdecomentario">
    <w:name w:val="annotation reference"/>
    <w:basedOn w:val="Fuentedeprrafopredeter"/>
    <w:uiPriority w:val="99"/>
    <w:semiHidden/>
    <w:unhideWhenUsed/>
    <w:rsid w:val="00EF108A"/>
    <w:rPr>
      <w:sz w:val="16"/>
      <w:szCs w:val="16"/>
    </w:rPr>
  </w:style>
  <w:style w:type="paragraph" w:styleId="Textocomentario">
    <w:name w:val="annotation text"/>
    <w:basedOn w:val="Normal"/>
    <w:link w:val="TextocomentarioCar"/>
    <w:uiPriority w:val="99"/>
    <w:semiHidden/>
    <w:unhideWhenUsed/>
    <w:rsid w:val="00EF10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F108A"/>
    <w:rPr>
      <w:sz w:val="20"/>
      <w:szCs w:val="20"/>
    </w:rPr>
  </w:style>
  <w:style w:type="paragraph" w:styleId="Asuntodelcomentario">
    <w:name w:val="annotation subject"/>
    <w:basedOn w:val="Textocomentario"/>
    <w:next w:val="Textocomentario"/>
    <w:link w:val="AsuntodelcomentarioCar"/>
    <w:uiPriority w:val="99"/>
    <w:semiHidden/>
    <w:unhideWhenUsed/>
    <w:rsid w:val="00EF108A"/>
    <w:rPr>
      <w:b/>
      <w:bCs/>
    </w:rPr>
  </w:style>
  <w:style w:type="character" w:customStyle="1" w:styleId="AsuntodelcomentarioCar">
    <w:name w:val="Asunto del comentario Car"/>
    <w:basedOn w:val="TextocomentarioCar"/>
    <w:link w:val="Asuntodelcomentario"/>
    <w:uiPriority w:val="99"/>
    <w:semiHidden/>
    <w:rsid w:val="00EF108A"/>
    <w:rPr>
      <w:b/>
      <w:bCs/>
      <w:sz w:val="20"/>
      <w:szCs w:val="20"/>
    </w:rPr>
  </w:style>
  <w:style w:type="paragraph" w:styleId="Textodeglobo">
    <w:name w:val="Balloon Text"/>
    <w:basedOn w:val="Normal"/>
    <w:link w:val="TextodegloboCar"/>
    <w:uiPriority w:val="99"/>
    <w:semiHidden/>
    <w:unhideWhenUsed/>
    <w:rsid w:val="00EF10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108A"/>
    <w:rPr>
      <w:rFonts w:ascii="Segoe UI" w:hAnsi="Segoe UI" w:cs="Segoe UI"/>
      <w:sz w:val="18"/>
      <w:szCs w:val="18"/>
    </w:rPr>
  </w:style>
  <w:style w:type="character" w:styleId="Hipervnculo">
    <w:name w:val="Hyperlink"/>
    <w:basedOn w:val="Fuentedeprrafopredeter"/>
    <w:uiPriority w:val="99"/>
    <w:unhideWhenUsed/>
    <w:rsid w:val="001C38C7"/>
    <w:rPr>
      <w:color w:val="0563C1" w:themeColor="hyperlink"/>
      <w:u w:val="single"/>
    </w:rPr>
  </w:style>
  <w:style w:type="paragraph" w:styleId="Textonotapie">
    <w:name w:val="footnote text"/>
    <w:basedOn w:val="Normal"/>
    <w:link w:val="TextonotapieCar"/>
    <w:uiPriority w:val="99"/>
    <w:semiHidden/>
    <w:unhideWhenUsed/>
    <w:rsid w:val="005E33E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E33EA"/>
    <w:rPr>
      <w:sz w:val="20"/>
      <w:szCs w:val="20"/>
    </w:rPr>
  </w:style>
  <w:style w:type="character" w:styleId="Refdenotaalpie">
    <w:name w:val="footnote reference"/>
    <w:basedOn w:val="Fuentedeprrafopredeter"/>
    <w:uiPriority w:val="99"/>
    <w:semiHidden/>
    <w:unhideWhenUsed/>
    <w:rsid w:val="005E33EA"/>
    <w:rPr>
      <w:vertAlign w:val="superscript"/>
    </w:rPr>
  </w:style>
  <w:style w:type="character" w:styleId="Hipervnculovisitado">
    <w:name w:val="FollowedHyperlink"/>
    <w:basedOn w:val="Fuentedeprrafopredeter"/>
    <w:uiPriority w:val="99"/>
    <w:semiHidden/>
    <w:unhideWhenUsed/>
    <w:rsid w:val="006D22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igomc/Romi_CW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F1C"/>
    <w:rsid w:val="004F077C"/>
    <w:rsid w:val="00603FA9"/>
    <w:rsid w:val="007440E2"/>
    <w:rsid w:val="007466E6"/>
    <w:rsid w:val="007C3D44"/>
    <w:rsid w:val="00802CBF"/>
    <w:rsid w:val="008F5A2F"/>
    <w:rsid w:val="00904AA3"/>
    <w:rsid w:val="009D34B8"/>
    <w:rsid w:val="00A01F1C"/>
    <w:rsid w:val="00B17127"/>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7AC77-6AED-A446-81D1-98B10356C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4291</Words>
  <Characters>23601</Characters>
  <Application>Microsoft Office Word</Application>
  <DocSecurity>0</DocSecurity>
  <Lines>196</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CW2: Group Reflective Report</vt:lpstr>
      <vt:lpstr>CW2: Group Reflective Report</vt:lpstr>
    </vt:vector>
  </TitlesOfParts>
  <Company/>
  <LinksUpToDate>false</LinksUpToDate>
  <CharactersWithSpaces>27837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Rodrigo Moreno Carrillo</cp:lastModifiedBy>
  <cp:revision>10</cp:revision>
  <dcterms:created xsi:type="dcterms:W3CDTF">2019-05-15T08:10:00Z</dcterms:created>
  <dcterms:modified xsi:type="dcterms:W3CDTF">2019-05-15T10:43:00Z</dcterms:modified>
</cp:coreProperties>
</file>