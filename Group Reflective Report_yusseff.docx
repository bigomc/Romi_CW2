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DC2A9" w14:textId="77777777" w:rsidR="004E042C" w:rsidRDefault="004E042C" w:rsidP="004E042C"/>
    <w:p w14:paraId="0BE1B52C" w14:textId="77777777" w:rsidR="004E042C" w:rsidRDefault="004E042C" w:rsidP="004E042C">
      <w:pPr>
        <w:pStyle w:val="Title"/>
      </w:pPr>
    </w:p>
    <w:p w14:paraId="6CF0227D" w14:textId="77777777" w:rsidR="004E042C" w:rsidRDefault="004E042C" w:rsidP="004E042C">
      <w:pPr>
        <w:pStyle w:val="Title"/>
        <w:jc w:val="center"/>
      </w:pPr>
    </w:p>
    <w:p w14:paraId="5367F684" w14:textId="77777777" w:rsidR="00607867" w:rsidRDefault="00607867" w:rsidP="004E042C">
      <w:pPr>
        <w:pStyle w:val="Title"/>
        <w:jc w:val="center"/>
      </w:pPr>
    </w:p>
    <w:p w14:paraId="56690F60" w14:textId="77777777" w:rsidR="00607867" w:rsidRDefault="00607867" w:rsidP="004E042C">
      <w:pPr>
        <w:pStyle w:val="Title"/>
        <w:jc w:val="center"/>
      </w:pPr>
    </w:p>
    <w:p w14:paraId="177FC585" w14:textId="77777777" w:rsidR="004E042C" w:rsidRDefault="004E042C" w:rsidP="004E042C">
      <w:pPr>
        <w:pStyle w:val="Title"/>
        <w:jc w:val="center"/>
      </w:pPr>
      <w:r>
        <w:t>Robotic Systems</w:t>
      </w:r>
    </w:p>
    <w:p w14:paraId="1BC94B85" w14:textId="77777777" w:rsidR="00607867" w:rsidRPr="00607867" w:rsidRDefault="00607867" w:rsidP="00607867"/>
    <w:p w14:paraId="1462FCBE" w14:textId="77777777" w:rsidR="004E042C" w:rsidRDefault="004E042C" w:rsidP="004E042C">
      <w:pPr>
        <w:pStyle w:val="Title"/>
        <w:jc w:val="center"/>
      </w:pPr>
    </w:p>
    <w:p w14:paraId="3486CD2E" w14:textId="77777777" w:rsidR="004E042C" w:rsidRDefault="004E042C" w:rsidP="00F4141A">
      <w:pPr>
        <w:pStyle w:val="Title"/>
        <w:jc w:val="center"/>
        <w:rPr>
          <w:sz w:val="40"/>
        </w:rPr>
      </w:pPr>
      <w:r w:rsidRPr="00607867">
        <w:rPr>
          <w:sz w:val="40"/>
        </w:rPr>
        <w:t xml:space="preserve">CW2: </w:t>
      </w:r>
      <w:r w:rsidR="00F4141A">
        <w:rPr>
          <w:sz w:val="40"/>
        </w:rPr>
        <w:t>Group Reflective Report</w:t>
      </w:r>
    </w:p>
    <w:p w14:paraId="327A347B" w14:textId="77777777" w:rsidR="00607867" w:rsidRDefault="00607867" w:rsidP="00607867"/>
    <w:p w14:paraId="153C1333" w14:textId="77777777" w:rsidR="00607867" w:rsidRDefault="00607867" w:rsidP="00607867">
      <w:pPr>
        <w:pStyle w:val="Heading1"/>
        <w:jc w:val="center"/>
      </w:pPr>
    </w:p>
    <w:p w14:paraId="3CB94E10" w14:textId="5BF7FB1A" w:rsidR="00607867" w:rsidRPr="008615E6" w:rsidRDefault="00607867" w:rsidP="00607867">
      <w:pPr>
        <w:pStyle w:val="Heading1"/>
        <w:jc w:val="center"/>
        <w:rPr>
          <w:lang w:val="es-ES"/>
        </w:rPr>
      </w:pPr>
      <w:proofErr w:type="spellStart"/>
      <w:r w:rsidRPr="008615E6">
        <w:rPr>
          <w:lang w:val="es-ES"/>
        </w:rPr>
        <w:t>Group</w:t>
      </w:r>
      <w:proofErr w:type="spellEnd"/>
      <w:r w:rsidR="003B0A07">
        <w:rPr>
          <w:lang w:val="es-ES"/>
        </w:rPr>
        <w:t xml:space="preserve"> </w:t>
      </w:r>
      <w:proofErr w:type="spellStart"/>
      <w:r w:rsidR="003B0A07">
        <w:rPr>
          <w:lang w:val="es-ES"/>
        </w:rPr>
        <w:t>name</w:t>
      </w:r>
      <w:proofErr w:type="spellEnd"/>
      <w:r w:rsidRPr="008615E6">
        <w:rPr>
          <w:lang w:val="es-ES"/>
        </w:rPr>
        <w:t>: “</w:t>
      </w:r>
      <w:proofErr w:type="spellStart"/>
      <w:r w:rsidRPr="008615E6">
        <w:rPr>
          <w:lang w:val="es-ES"/>
        </w:rPr>
        <w:t>Juantxotl</w:t>
      </w:r>
      <w:proofErr w:type="spellEnd"/>
      <w:r w:rsidRPr="008615E6">
        <w:rPr>
          <w:lang w:val="es-ES"/>
        </w:rPr>
        <w:t>”</w:t>
      </w:r>
    </w:p>
    <w:p w14:paraId="2BF4A10B" w14:textId="77777777" w:rsidR="00607867" w:rsidRPr="008615E6" w:rsidRDefault="00607867" w:rsidP="00607867">
      <w:pPr>
        <w:rPr>
          <w:lang w:val="es-ES"/>
        </w:rPr>
      </w:pPr>
    </w:p>
    <w:p w14:paraId="62D2E5AE" w14:textId="550FD8AB" w:rsidR="00607867" w:rsidRPr="00F4141A" w:rsidRDefault="00607867" w:rsidP="00607867">
      <w:pPr>
        <w:spacing w:line="240" w:lineRule="auto"/>
        <w:jc w:val="center"/>
        <w:rPr>
          <w:sz w:val="24"/>
          <w:lang w:val="es-ES"/>
        </w:rPr>
      </w:pPr>
      <w:r w:rsidRPr="00F4141A">
        <w:rPr>
          <w:sz w:val="24"/>
          <w:lang w:val="es-ES"/>
        </w:rPr>
        <w:t>Carolina Avila</w:t>
      </w:r>
    </w:p>
    <w:p w14:paraId="4FC23760" w14:textId="164DF1ED" w:rsidR="00607867" w:rsidRPr="00607867" w:rsidRDefault="00607867" w:rsidP="00607867">
      <w:pPr>
        <w:spacing w:line="240" w:lineRule="auto"/>
        <w:jc w:val="center"/>
        <w:rPr>
          <w:sz w:val="24"/>
          <w:lang w:val="es-ES"/>
        </w:rPr>
      </w:pPr>
      <w:r w:rsidRPr="00607867">
        <w:rPr>
          <w:sz w:val="24"/>
          <w:lang w:val="es-ES"/>
        </w:rPr>
        <w:t>Yusseff Dominguez</w:t>
      </w:r>
      <w:ins w:id="0" w:author="Yusseff Dominguez" w:date="2019-05-15T00:47:00Z">
        <w:r w:rsidR="00F655F9">
          <w:rPr>
            <w:sz w:val="24"/>
            <w:lang w:val="es-ES"/>
          </w:rPr>
          <w:t xml:space="preserve"> Ruiz</w:t>
        </w:r>
      </w:ins>
      <w:bookmarkStart w:id="1" w:name="_GoBack"/>
      <w:bookmarkEnd w:id="1"/>
    </w:p>
    <w:p w14:paraId="68D33EAE" w14:textId="77777777" w:rsidR="00607867" w:rsidRPr="00607867" w:rsidRDefault="00607867" w:rsidP="00607867">
      <w:pPr>
        <w:spacing w:line="240" w:lineRule="auto"/>
        <w:jc w:val="center"/>
        <w:rPr>
          <w:sz w:val="24"/>
          <w:lang w:val="es-ES"/>
        </w:rPr>
      </w:pPr>
      <w:r w:rsidRPr="00607867">
        <w:rPr>
          <w:sz w:val="24"/>
          <w:lang w:val="es-ES"/>
        </w:rPr>
        <w:t>Rodrigo Moreno</w:t>
      </w:r>
    </w:p>
    <w:p w14:paraId="0B188D21" w14:textId="77777777" w:rsidR="00607867" w:rsidRPr="00607867" w:rsidRDefault="00607867" w:rsidP="00607867">
      <w:pPr>
        <w:spacing w:line="240" w:lineRule="auto"/>
        <w:jc w:val="center"/>
        <w:rPr>
          <w:sz w:val="24"/>
          <w:lang w:val="es-ES"/>
        </w:rPr>
      </w:pPr>
      <w:r w:rsidRPr="00607867">
        <w:rPr>
          <w:sz w:val="24"/>
          <w:lang w:val="es-ES"/>
        </w:rPr>
        <w:t>Esteban Ochoa</w:t>
      </w:r>
    </w:p>
    <w:p w14:paraId="47EADE64" w14:textId="77777777" w:rsidR="004E042C" w:rsidRDefault="004E042C" w:rsidP="004E042C">
      <w:pPr>
        <w:jc w:val="center"/>
        <w:rPr>
          <w:lang w:val="es-ES"/>
        </w:rPr>
      </w:pPr>
    </w:p>
    <w:p w14:paraId="18626D09" w14:textId="77777777" w:rsidR="00607867" w:rsidRDefault="00607867" w:rsidP="004E042C">
      <w:pPr>
        <w:jc w:val="center"/>
        <w:rPr>
          <w:lang w:val="es-ES"/>
        </w:rPr>
      </w:pPr>
    </w:p>
    <w:p w14:paraId="12FDA96B" w14:textId="77777777" w:rsidR="00607867" w:rsidRPr="00607867" w:rsidRDefault="00607867" w:rsidP="004E042C">
      <w:pPr>
        <w:jc w:val="center"/>
        <w:rPr>
          <w:lang w:val="es-ES"/>
        </w:rPr>
      </w:pPr>
    </w:p>
    <w:p w14:paraId="28593BB9" w14:textId="56877E6C" w:rsidR="00607867" w:rsidRDefault="005320FA" w:rsidP="00607867">
      <w:pPr>
        <w:pStyle w:val="Title"/>
        <w:jc w:val="center"/>
        <w:rPr>
          <w:sz w:val="28"/>
          <w:lang w:val="es-ES"/>
        </w:rPr>
      </w:pPr>
      <w:r>
        <w:rPr>
          <w:sz w:val="28"/>
          <w:lang w:val="es-ES"/>
        </w:rPr>
        <w:t>1</w:t>
      </w:r>
      <w:r w:rsidR="00C87641">
        <w:rPr>
          <w:sz w:val="28"/>
          <w:lang w:val="es-ES"/>
        </w:rPr>
        <w:t>4</w:t>
      </w:r>
      <w:r w:rsidR="00607867" w:rsidRPr="00607867">
        <w:rPr>
          <w:sz w:val="28"/>
          <w:lang w:val="es-ES"/>
        </w:rPr>
        <w:t xml:space="preserve">th </w:t>
      </w:r>
      <w:r w:rsidR="00F4141A">
        <w:rPr>
          <w:sz w:val="28"/>
          <w:lang w:val="es-ES"/>
        </w:rPr>
        <w:t>May</w:t>
      </w:r>
      <w:r w:rsidR="00607867" w:rsidRPr="00607867">
        <w:rPr>
          <w:sz w:val="28"/>
          <w:lang w:val="es-ES"/>
        </w:rPr>
        <w:t xml:space="preserve"> 2019</w:t>
      </w:r>
    </w:p>
    <w:p w14:paraId="0254F77C" w14:textId="77777777" w:rsidR="005947DA" w:rsidRDefault="004E042C" w:rsidP="005947DA">
      <w:pPr>
        <w:jc w:val="center"/>
        <w:rPr>
          <w:lang w:val="es-ES"/>
        </w:rPr>
      </w:pPr>
      <w:r w:rsidRPr="00607867">
        <w:rPr>
          <w:sz w:val="28"/>
          <w:lang w:val="es-ES"/>
        </w:rPr>
        <w:br w:type="page"/>
      </w:r>
    </w:p>
    <w:p w14:paraId="10A70A45" w14:textId="77777777" w:rsidR="005947DA" w:rsidRPr="00607867" w:rsidRDefault="005947DA" w:rsidP="005947DA">
      <w:pPr>
        <w:jc w:val="center"/>
        <w:rPr>
          <w:lang w:val="es-ES"/>
        </w:rPr>
        <w:sectPr w:rsidR="005947DA" w:rsidRPr="00607867" w:rsidSect="004E042C">
          <w:footerReference w:type="default" r:id="rId8"/>
          <w:pgSz w:w="11906" w:h="16838"/>
          <w:pgMar w:top="1440" w:right="1440" w:bottom="1440" w:left="1440" w:header="454" w:footer="708" w:gutter="0"/>
          <w:cols w:space="708"/>
          <w:docGrid w:linePitch="360"/>
        </w:sectPr>
      </w:pPr>
    </w:p>
    <w:p w14:paraId="7341B1B6" w14:textId="77777777" w:rsidR="00C83701" w:rsidRPr="00A016A5" w:rsidRDefault="00C83701" w:rsidP="00C83701">
      <w:pPr>
        <w:pStyle w:val="Heading1"/>
        <w:numPr>
          <w:ilvl w:val="0"/>
          <w:numId w:val="2"/>
        </w:numPr>
        <w:rPr>
          <w:b/>
          <w:sz w:val="28"/>
        </w:rPr>
      </w:pPr>
      <w:r w:rsidRPr="00A016A5">
        <w:rPr>
          <w:b/>
          <w:sz w:val="28"/>
        </w:rPr>
        <w:lastRenderedPageBreak/>
        <w:t xml:space="preserve">Research topic: </w:t>
      </w:r>
    </w:p>
    <w:p w14:paraId="3A4B9040" w14:textId="4051A48E" w:rsidR="00C83701" w:rsidRPr="00A016A5" w:rsidRDefault="00C83701" w:rsidP="00EB3BCB">
      <w:pPr>
        <w:jc w:val="both"/>
        <w:rPr>
          <w:rFonts w:asciiTheme="majorHAnsi" w:hAnsiTheme="majorHAnsi" w:cstheme="majorHAnsi"/>
        </w:rPr>
      </w:pPr>
      <w:r w:rsidRPr="00A016A5">
        <w:rPr>
          <w:rFonts w:asciiTheme="majorHAnsi" w:hAnsiTheme="majorHAnsi" w:cstheme="majorHAnsi"/>
        </w:rPr>
        <w:t xml:space="preserve">Our goal is to optimize the robot’s behaviour to maximize </w:t>
      </w:r>
      <w:r w:rsidR="00C87641">
        <w:rPr>
          <w:rFonts w:asciiTheme="majorHAnsi" w:hAnsiTheme="majorHAnsi" w:cstheme="majorHAnsi"/>
        </w:rPr>
        <w:t>map</w:t>
      </w:r>
      <w:r w:rsidRPr="00A016A5">
        <w:rPr>
          <w:rFonts w:asciiTheme="majorHAnsi" w:hAnsiTheme="majorHAnsi" w:cstheme="majorHAnsi"/>
        </w:rPr>
        <w:t xml:space="preserve"> coverage while having an acceptable mapping accuracy. In order to achieve this goal we have focused our work in the following aspects:</w:t>
      </w:r>
    </w:p>
    <w:p w14:paraId="7FE9A7E9" w14:textId="77777777" w:rsidR="00C83701" w:rsidRPr="00A016A5" w:rsidRDefault="00EF108A" w:rsidP="00EB3BCB">
      <w:pPr>
        <w:pStyle w:val="ListParagraph"/>
        <w:numPr>
          <w:ilvl w:val="0"/>
          <w:numId w:val="17"/>
        </w:numPr>
        <w:jc w:val="both"/>
        <w:rPr>
          <w:rFonts w:asciiTheme="majorHAnsi" w:hAnsiTheme="majorHAnsi" w:cstheme="majorHAnsi"/>
        </w:rPr>
      </w:pPr>
      <w:r w:rsidRPr="00A016A5">
        <w:rPr>
          <w:rFonts w:asciiTheme="majorHAnsi" w:hAnsiTheme="majorHAnsi" w:cstheme="majorHAnsi"/>
        </w:rPr>
        <w:t>Development of an exploration algorithm that plans and controls the trajectory followed by the robot.</w:t>
      </w:r>
    </w:p>
    <w:p w14:paraId="41DB8C7B" w14:textId="77777777" w:rsidR="00EF108A" w:rsidRDefault="00EF108A" w:rsidP="00EB3BCB">
      <w:pPr>
        <w:pStyle w:val="ListParagraph"/>
        <w:numPr>
          <w:ilvl w:val="0"/>
          <w:numId w:val="17"/>
        </w:numPr>
        <w:jc w:val="both"/>
        <w:rPr>
          <w:rFonts w:asciiTheme="majorHAnsi" w:hAnsiTheme="majorHAnsi" w:cstheme="majorHAnsi"/>
        </w:rPr>
      </w:pPr>
      <w:r w:rsidRPr="00A016A5">
        <w:rPr>
          <w:rFonts w:asciiTheme="majorHAnsi" w:hAnsiTheme="majorHAnsi" w:cstheme="majorHAnsi"/>
        </w:rPr>
        <w:t xml:space="preserve">Improvement of the robot’s pose estimation by using sensor fusion. </w:t>
      </w:r>
    </w:p>
    <w:p w14:paraId="3FE9DCBF" w14:textId="77777777" w:rsidR="00C87641" w:rsidRDefault="00C87641" w:rsidP="00EB3BCB">
      <w:pPr>
        <w:pStyle w:val="ListParagraph"/>
        <w:numPr>
          <w:ilvl w:val="0"/>
          <w:numId w:val="17"/>
        </w:numPr>
        <w:jc w:val="both"/>
        <w:rPr>
          <w:rFonts w:asciiTheme="majorHAnsi" w:hAnsiTheme="majorHAnsi" w:cstheme="majorHAnsi"/>
        </w:rPr>
      </w:pPr>
      <w:r>
        <w:rPr>
          <w:rFonts w:asciiTheme="majorHAnsi" w:hAnsiTheme="majorHAnsi" w:cstheme="majorHAnsi"/>
        </w:rPr>
        <w:t>Combination of two different types of obstacle avoidance behaviour: deliberative and reactive.</w:t>
      </w:r>
    </w:p>
    <w:p w14:paraId="67372F97" w14:textId="6274E537" w:rsidR="00C87641" w:rsidRPr="00C87641" w:rsidRDefault="00C87641" w:rsidP="00C87641">
      <w:pPr>
        <w:jc w:val="both"/>
        <w:rPr>
          <w:rFonts w:asciiTheme="majorHAnsi" w:hAnsiTheme="majorHAnsi" w:cstheme="majorHAnsi"/>
        </w:rPr>
      </w:pPr>
      <w:r>
        <w:rPr>
          <w:rFonts w:asciiTheme="majorHAnsi" w:hAnsiTheme="majorHAnsi" w:cstheme="majorHAnsi"/>
        </w:rPr>
        <w:t>After implementation of these behaviours, we carried out an experimental research to evaluate the effect of different su</w:t>
      </w:r>
      <w:r w:rsidR="0073749D">
        <w:rPr>
          <w:rFonts w:asciiTheme="majorHAnsi" w:hAnsiTheme="majorHAnsi" w:cstheme="majorHAnsi"/>
        </w:rPr>
        <w:t>bsystem additions o</w:t>
      </w:r>
      <w:r>
        <w:rPr>
          <w:rFonts w:asciiTheme="majorHAnsi" w:hAnsiTheme="majorHAnsi" w:cstheme="majorHAnsi"/>
        </w:rPr>
        <w:t>n both, coverage and mapping accuracy.</w:t>
      </w:r>
    </w:p>
    <w:p w14:paraId="1EA927D2" w14:textId="77777777" w:rsidR="00C83701" w:rsidRPr="00A016A5" w:rsidRDefault="00C83701" w:rsidP="00EB3BCB">
      <w:pPr>
        <w:pStyle w:val="Heading1"/>
        <w:numPr>
          <w:ilvl w:val="0"/>
          <w:numId w:val="2"/>
        </w:numPr>
        <w:jc w:val="both"/>
        <w:rPr>
          <w:rFonts w:cstheme="majorHAnsi"/>
          <w:b/>
          <w:sz w:val="28"/>
        </w:rPr>
      </w:pPr>
      <w:r w:rsidRPr="00A016A5">
        <w:rPr>
          <w:rFonts w:cstheme="majorHAnsi"/>
          <w:b/>
          <w:sz w:val="28"/>
        </w:rPr>
        <w:t>System architecture</w:t>
      </w:r>
      <w:r w:rsidR="005B35B5" w:rsidRPr="00A016A5">
        <w:rPr>
          <w:rFonts w:cstheme="majorHAnsi"/>
          <w:b/>
          <w:sz w:val="28"/>
        </w:rPr>
        <w:t xml:space="preserve"> and optimized subsystems</w:t>
      </w:r>
      <w:r w:rsidRPr="00A016A5">
        <w:rPr>
          <w:rFonts w:cstheme="majorHAnsi"/>
          <w:b/>
          <w:sz w:val="28"/>
        </w:rPr>
        <w:t xml:space="preserve">: </w:t>
      </w:r>
    </w:p>
    <w:p w14:paraId="1AAD5B47" w14:textId="7EF2F0C8" w:rsidR="00C83701" w:rsidRPr="00A016A5" w:rsidRDefault="005320FA" w:rsidP="00EB3BCB">
      <w:pPr>
        <w:jc w:val="both"/>
        <w:rPr>
          <w:rFonts w:asciiTheme="majorHAnsi" w:hAnsiTheme="majorHAnsi" w:cstheme="majorHAnsi"/>
        </w:rPr>
      </w:pPr>
      <w:r w:rsidRPr="00A016A5">
        <w:rPr>
          <w:rFonts w:asciiTheme="majorHAnsi" w:hAnsiTheme="majorHAnsi" w:cstheme="majorHAnsi"/>
        </w:rPr>
        <w:t>A diagram of the system architecture is shown below. A scheduler function controls the execution frequency of different tasks</w:t>
      </w:r>
      <w:r w:rsidR="00221899" w:rsidRPr="00A016A5">
        <w:rPr>
          <w:rFonts w:asciiTheme="majorHAnsi" w:hAnsiTheme="majorHAnsi" w:cstheme="majorHAnsi"/>
        </w:rPr>
        <w:t xml:space="preserve"> via an Interrupt Service Routine using Timer3. </w:t>
      </w:r>
    </w:p>
    <w:p w14:paraId="3D820E55" w14:textId="710630EE" w:rsidR="00C83701" w:rsidRPr="00A016A5" w:rsidRDefault="00C87641" w:rsidP="0073749D">
      <w:pPr>
        <w:spacing w:before="240" w:after="240" w:line="240" w:lineRule="auto"/>
        <w:ind w:left="-142"/>
        <w:jc w:val="both"/>
        <w:rPr>
          <w:rFonts w:asciiTheme="majorHAnsi" w:hAnsiTheme="majorHAnsi" w:cstheme="majorHAnsi"/>
        </w:rPr>
      </w:pPr>
      <w:r>
        <w:rPr>
          <w:rFonts w:asciiTheme="majorHAnsi" w:hAnsiTheme="majorHAnsi" w:cstheme="majorHAnsi"/>
          <w:noProof/>
          <w:lang w:eastAsia="en-GB"/>
        </w:rPr>
        <w:drawing>
          <wp:inline distT="0" distB="0" distL="0" distR="0" wp14:anchorId="0AA6DE4A" wp14:editId="240622F7">
            <wp:extent cx="5871487" cy="338572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598" cy="3399627"/>
                    </a:xfrm>
                    <a:prstGeom prst="rect">
                      <a:avLst/>
                    </a:prstGeom>
                    <a:noFill/>
                  </pic:spPr>
                </pic:pic>
              </a:graphicData>
            </a:graphic>
          </wp:inline>
        </w:drawing>
      </w:r>
    </w:p>
    <w:p w14:paraId="10C8342D" w14:textId="71D619AF" w:rsidR="005320FA" w:rsidRPr="00A016A5" w:rsidRDefault="005320FA" w:rsidP="0073749D">
      <w:pPr>
        <w:pStyle w:val="Caption"/>
        <w:jc w:val="center"/>
        <w:rPr>
          <w:rFonts w:asciiTheme="majorHAnsi" w:hAnsiTheme="majorHAnsi" w:cstheme="majorHAnsi"/>
          <w:sz w:val="20"/>
        </w:rPr>
      </w:pPr>
      <w:r w:rsidRPr="00A016A5">
        <w:rPr>
          <w:rFonts w:asciiTheme="majorHAnsi" w:hAnsiTheme="majorHAnsi" w:cstheme="majorHAnsi"/>
          <w:sz w:val="20"/>
        </w:rPr>
        <w:t xml:space="preserve">Figure </w:t>
      </w:r>
      <w:r w:rsidR="00561AF8" w:rsidRPr="00A016A5">
        <w:rPr>
          <w:rFonts w:asciiTheme="majorHAnsi" w:hAnsiTheme="majorHAnsi" w:cstheme="majorHAnsi"/>
          <w:noProof/>
          <w:sz w:val="20"/>
        </w:rPr>
        <w:fldChar w:fldCharType="begin"/>
      </w:r>
      <w:r w:rsidR="00561AF8" w:rsidRPr="00A016A5">
        <w:rPr>
          <w:rFonts w:asciiTheme="majorHAnsi" w:hAnsiTheme="majorHAnsi" w:cstheme="majorHAnsi"/>
          <w:noProof/>
          <w:sz w:val="20"/>
        </w:rPr>
        <w:instrText xml:space="preserve"> SEQ Figure \* ARABIC </w:instrText>
      </w:r>
      <w:r w:rsidR="00561AF8" w:rsidRPr="00A016A5">
        <w:rPr>
          <w:rFonts w:asciiTheme="majorHAnsi" w:hAnsiTheme="majorHAnsi" w:cstheme="majorHAnsi"/>
          <w:noProof/>
          <w:sz w:val="20"/>
        </w:rPr>
        <w:fldChar w:fldCharType="separate"/>
      </w:r>
      <w:r w:rsidRPr="00A016A5">
        <w:rPr>
          <w:rFonts w:asciiTheme="majorHAnsi" w:hAnsiTheme="majorHAnsi" w:cstheme="majorHAnsi"/>
          <w:noProof/>
          <w:sz w:val="20"/>
        </w:rPr>
        <w:t>1</w:t>
      </w:r>
      <w:r w:rsidR="00561AF8" w:rsidRPr="00A016A5">
        <w:rPr>
          <w:rFonts w:asciiTheme="majorHAnsi" w:hAnsiTheme="majorHAnsi" w:cstheme="majorHAnsi"/>
          <w:noProof/>
          <w:sz w:val="20"/>
        </w:rPr>
        <w:fldChar w:fldCharType="end"/>
      </w:r>
      <w:r w:rsidRPr="00A016A5">
        <w:rPr>
          <w:rFonts w:asciiTheme="majorHAnsi" w:hAnsiTheme="majorHAnsi" w:cstheme="majorHAnsi"/>
          <w:sz w:val="20"/>
        </w:rPr>
        <w:t>. Diagram of the system architecture.</w:t>
      </w:r>
    </w:p>
    <w:p w14:paraId="01338022" w14:textId="6B0B79AA" w:rsidR="00C83701" w:rsidRPr="00A016A5" w:rsidRDefault="0073749D" w:rsidP="00EB3BCB">
      <w:pPr>
        <w:jc w:val="both"/>
        <w:rPr>
          <w:rFonts w:asciiTheme="majorHAnsi" w:hAnsiTheme="majorHAnsi" w:cstheme="majorHAnsi"/>
        </w:rPr>
      </w:pPr>
      <w:r>
        <w:rPr>
          <w:rFonts w:asciiTheme="majorHAnsi" w:hAnsiTheme="majorHAnsi" w:cstheme="majorHAnsi"/>
        </w:rPr>
        <w:t>We</w:t>
      </w:r>
      <w:r w:rsidR="00EF108A" w:rsidRPr="00A016A5">
        <w:rPr>
          <w:rFonts w:asciiTheme="majorHAnsi" w:hAnsiTheme="majorHAnsi" w:cstheme="majorHAnsi"/>
        </w:rPr>
        <w:t xml:space="preserve"> have developed and optimized the following sub-systems:</w:t>
      </w:r>
    </w:p>
    <w:p w14:paraId="2FC73F04" w14:textId="77D1B902" w:rsidR="00EF108A" w:rsidRPr="0073749D" w:rsidRDefault="00EF108A" w:rsidP="00EB3BCB">
      <w:pPr>
        <w:pStyle w:val="ListParagraph"/>
        <w:numPr>
          <w:ilvl w:val="0"/>
          <w:numId w:val="18"/>
        </w:numPr>
        <w:jc w:val="both"/>
        <w:rPr>
          <w:rFonts w:asciiTheme="majorHAnsi" w:hAnsiTheme="majorHAnsi" w:cstheme="majorHAnsi"/>
          <w:b/>
        </w:rPr>
      </w:pPr>
      <w:r w:rsidRPr="0073749D">
        <w:rPr>
          <w:rFonts w:asciiTheme="majorHAnsi" w:hAnsiTheme="majorHAnsi" w:cstheme="majorHAnsi"/>
          <w:b/>
        </w:rPr>
        <w:t>Path planning via an exploration algorithm</w:t>
      </w:r>
      <w:r w:rsidR="00487095" w:rsidRPr="0073749D">
        <w:rPr>
          <w:rFonts w:asciiTheme="majorHAnsi" w:hAnsiTheme="majorHAnsi" w:cstheme="majorHAnsi"/>
          <w:b/>
        </w:rPr>
        <w:t>:</w:t>
      </w:r>
    </w:p>
    <w:p w14:paraId="05EE14C8" w14:textId="32C0FD23" w:rsidR="0029692B" w:rsidRPr="00A016A5" w:rsidRDefault="0029692B" w:rsidP="00EB3BCB">
      <w:pPr>
        <w:jc w:val="both"/>
        <w:rPr>
          <w:rFonts w:asciiTheme="majorHAnsi" w:hAnsiTheme="majorHAnsi" w:cstheme="majorHAnsi"/>
        </w:rPr>
      </w:pPr>
      <w:r w:rsidRPr="00A016A5">
        <w:rPr>
          <w:rFonts w:asciiTheme="majorHAnsi" w:hAnsiTheme="majorHAnsi" w:cstheme="majorHAnsi"/>
        </w:rPr>
        <w:t xml:space="preserve">The algorithm communicates with the mapping task, reading the map from </w:t>
      </w:r>
      <w:r w:rsidR="00487095" w:rsidRPr="00A016A5">
        <w:rPr>
          <w:rFonts w:asciiTheme="majorHAnsi" w:hAnsiTheme="majorHAnsi" w:cstheme="majorHAnsi"/>
        </w:rPr>
        <w:t xml:space="preserve">EEPROM </w:t>
      </w:r>
      <w:r w:rsidRPr="00A016A5">
        <w:rPr>
          <w:rFonts w:asciiTheme="majorHAnsi" w:hAnsiTheme="majorHAnsi" w:cstheme="majorHAnsi"/>
        </w:rPr>
        <w:t>memory</w:t>
      </w:r>
      <w:r w:rsidR="00487095" w:rsidRPr="00A016A5">
        <w:rPr>
          <w:rFonts w:asciiTheme="majorHAnsi" w:hAnsiTheme="majorHAnsi" w:cstheme="majorHAnsi"/>
        </w:rPr>
        <w:t xml:space="preserve"> as it is generated to keep track of visited </w:t>
      </w:r>
      <w:r w:rsidR="005B35B5" w:rsidRPr="00A016A5">
        <w:rPr>
          <w:rFonts w:asciiTheme="majorHAnsi" w:hAnsiTheme="majorHAnsi" w:cstheme="majorHAnsi"/>
        </w:rPr>
        <w:t xml:space="preserve">(the robot was physically in that cell) </w:t>
      </w:r>
      <w:r w:rsidR="00487095" w:rsidRPr="00A016A5">
        <w:rPr>
          <w:rFonts w:asciiTheme="majorHAnsi" w:hAnsiTheme="majorHAnsi" w:cstheme="majorHAnsi"/>
        </w:rPr>
        <w:t>and explored cells</w:t>
      </w:r>
      <w:r w:rsidR="005B35B5" w:rsidRPr="00A016A5">
        <w:rPr>
          <w:rFonts w:asciiTheme="majorHAnsi" w:hAnsiTheme="majorHAnsi" w:cstheme="majorHAnsi"/>
        </w:rPr>
        <w:t xml:space="preserve"> (not visited but mapped using sensors information)</w:t>
      </w:r>
      <w:r w:rsidR="00487095" w:rsidRPr="00A016A5">
        <w:rPr>
          <w:rFonts w:asciiTheme="majorHAnsi" w:hAnsiTheme="majorHAnsi" w:cstheme="majorHAnsi"/>
        </w:rPr>
        <w:t>.</w:t>
      </w:r>
      <w:r w:rsidRPr="00A016A5">
        <w:rPr>
          <w:rFonts w:asciiTheme="majorHAnsi" w:hAnsiTheme="majorHAnsi" w:cstheme="majorHAnsi"/>
        </w:rPr>
        <w:t xml:space="preserve"> </w:t>
      </w:r>
      <w:r w:rsidR="005B35B5" w:rsidRPr="00A016A5">
        <w:rPr>
          <w:rFonts w:asciiTheme="majorHAnsi" w:hAnsiTheme="majorHAnsi" w:cstheme="majorHAnsi"/>
        </w:rPr>
        <w:t>The outcome of the algorithm is the next cell that the robot should go to</w:t>
      </w:r>
      <w:r w:rsidRPr="00A016A5">
        <w:rPr>
          <w:rFonts w:asciiTheme="majorHAnsi" w:hAnsiTheme="majorHAnsi" w:cstheme="majorHAnsi"/>
        </w:rPr>
        <w:t xml:space="preserve">, giving </w:t>
      </w:r>
      <w:r w:rsidR="005B35B5" w:rsidRPr="00A016A5">
        <w:rPr>
          <w:rFonts w:asciiTheme="majorHAnsi" w:hAnsiTheme="majorHAnsi" w:cstheme="majorHAnsi"/>
        </w:rPr>
        <w:t xml:space="preserve">priority </w:t>
      </w:r>
      <w:r w:rsidRPr="00A016A5">
        <w:rPr>
          <w:rFonts w:asciiTheme="majorHAnsi" w:hAnsiTheme="majorHAnsi" w:cstheme="majorHAnsi"/>
        </w:rPr>
        <w:t>to</w:t>
      </w:r>
      <w:r w:rsidR="005B35B5" w:rsidRPr="00A016A5">
        <w:rPr>
          <w:rFonts w:asciiTheme="majorHAnsi" w:hAnsiTheme="majorHAnsi" w:cstheme="majorHAnsi"/>
        </w:rPr>
        <w:t xml:space="preserve"> the closest </w:t>
      </w:r>
      <w:r w:rsidR="00490DE5" w:rsidRPr="00A016A5">
        <w:rPr>
          <w:rFonts w:asciiTheme="majorHAnsi" w:hAnsiTheme="majorHAnsi" w:cstheme="majorHAnsi"/>
        </w:rPr>
        <w:t>non-visited</w:t>
      </w:r>
      <w:r w:rsidR="005B35B5" w:rsidRPr="00A016A5">
        <w:rPr>
          <w:rFonts w:asciiTheme="majorHAnsi" w:hAnsiTheme="majorHAnsi" w:cstheme="majorHAnsi"/>
        </w:rPr>
        <w:t xml:space="preserve"> cell. </w:t>
      </w:r>
      <w:r w:rsidR="0073749D">
        <w:rPr>
          <w:rFonts w:asciiTheme="majorHAnsi" w:hAnsiTheme="majorHAnsi" w:cstheme="majorHAnsi"/>
        </w:rPr>
        <w:fldChar w:fldCharType="begin"/>
      </w:r>
      <w:r w:rsidR="0073749D">
        <w:rPr>
          <w:rFonts w:asciiTheme="majorHAnsi" w:hAnsiTheme="majorHAnsi" w:cstheme="majorHAnsi"/>
        </w:rPr>
        <w:instrText xml:space="preserve"> REF _Ref8720331 \h </w:instrText>
      </w:r>
      <w:r w:rsidR="0073749D">
        <w:rPr>
          <w:rFonts w:asciiTheme="majorHAnsi" w:hAnsiTheme="majorHAnsi" w:cstheme="majorHAnsi"/>
        </w:rPr>
      </w:r>
      <w:r w:rsidR="0073749D">
        <w:rPr>
          <w:rFonts w:asciiTheme="majorHAnsi" w:hAnsiTheme="majorHAnsi" w:cstheme="majorHAnsi"/>
        </w:rPr>
        <w:fldChar w:fldCharType="separate"/>
      </w:r>
      <w:r w:rsidR="0073749D" w:rsidRPr="00A016A5">
        <w:rPr>
          <w:rFonts w:asciiTheme="majorHAnsi" w:hAnsiTheme="majorHAnsi" w:cstheme="majorHAnsi"/>
          <w:sz w:val="20"/>
        </w:rPr>
        <w:t xml:space="preserve">Figure </w:t>
      </w:r>
      <w:r w:rsidR="0073749D" w:rsidRPr="00A016A5">
        <w:rPr>
          <w:rFonts w:asciiTheme="majorHAnsi" w:hAnsiTheme="majorHAnsi" w:cstheme="majorHAnsi"/>
          <w:noProof/>
          <w:sz w:val="20"/>
        </w:rPr>
        <w:t>2</w:t>
      </w:r>
      <w:r w:rsidR="0073749D">
        <w:rPr>
          <w:rFonts w:asciiTheme="majorHAnsi" w:hAnsiTheme="majorHAnsi" w:cstheme="majorHAnsi"/>
        </w:rPr>
        <w:fldChar w:fldCharType="end"/>
      </w:r>
      <w:r w:rsidR="0073749D">
        <w:rPr>
          <w:rFonts w:asciiTheme="majorHAnsi" w:hAnsiTheme="majorHAnsi" w:cstheme="majorHAnsi"/>
        </w:rPr>
        <w:t xml:space="preserve"> s</w:t>
      </w:r>
      <w:r w:rsidRPr="00A016A5">
        <w:rPr>
          <w:rFonts w:asciiTheme="majorHAnsi" w:hAnsiTheme="majorHAnsi" w:cstheme="majorHAnsi"/>
        </w:rPr>
        <w:t xml:space="preserve">hows a work-flow diagram of the algorithm </w:t>
      </w:r>
      <w:r w:rsidR="0073749D">
        <w:rPr>
          <w:rFonts w:asciiTheme="majorHAnsi" w:hAnsiTheme="majorHAnsi" w:cstheme="majorHAnsi"/>
        </w:rPr>
        <w:t>consisting of</w:t>
      </w:r>
      <w:r w:rsidRPr="00A016A5">
        <w:rPr>
          <w:rFonts w:asciiTheme="majorHAnsi" w:hAnsiTheme="majorHAnsi" w:cstheme="majorHAnsi"/>
        </w:rPr>
        <w:t xml:space="preserve"> 3 main steps to obtain a new goal position each time a cell has already been explored:</w:t>
      </w:r>
    </w:p>
    <w:p w14:paraId="7E7A859A" w14:textId="66717277" w:rsidR="0029692B" w:rsidRPr="00A016A5" w:rsidRDefault="0029692B"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t>Check Surround:</w:t>
      </w:r>
      <w:r w:rsidRPr="00A016A5">
        <w:rPr>
          <w:rFonts w:asciiTheme="majorHAnsi" w:hAnsiTheme="majorHAnsi" w:cstheme="majorHAnsi"/>
        </w:rPr>
        <w:t xml:space="preserve"> The algorithm retrieves information from the map about the status of</w:t>
      </w:r>
      <w:r w:rsidR="00490DE5" w:rsidRPr="00A016A5">
        <w:rPr>
          <w:rFonts w:asciiTheme="majorHAnsi" w:hAnsiTheme="majorHAnsi" w:cstheme="majorHAnsi"/>
        </w:rPr>
        <w:t xml:space="preserve"> surrounding cells</w:t>
      </w:r>
      <w:r w:rsidR="0073749D">
        <w:rPr>
          <w:rFonts w:asciiTheme="majorHAnsi" w:hAnsiTheme="majorHAnsi" w:cstheme="majorHAnsi"/>
        </w:rPr>
        <w:t>.</w:t>
      </w:r>
    </w:p>
    <w:p w14:paraId="290057C6" w14:textId="4BF4CBC9" w:rsidR="0029692B" w:rsidRPr="00A016A5" w:rsidRDefault="0029692B"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lastRenderedPageBreak/>
        <w:t xml:space="preserve">Check next </w:t>
      </w:r>
      <w:r w:rsidR="0073749D">
        <w:rPr>
          <w:rFonts w:asciiTheme="majorHAnsi" w:hAnsiTheme="majorHAnsi" w:cstheme="majorHAnsi"/>
          <w:b/>
        </w:rPr>
        <w:t xml:space="preserve">cell </w:t>
      </w:r>
      <w:r w:rsidRPr="00A016A5">
        <w:rPr>
          <w:rFonts w:asciiTheme="majorHAnsi" w:hAnsiTheme="majorHAnsi" w:cstheme="majorHAnsi"/>
          <w:b/>
        </w:rPr>
        <w:t>available:</w:t>
      </w:r>
      <w:r w:rsidRPr="00A016A5">
        <w:rPr>
          <w:rFonts w:asciiTheme="majorHAnsi" w:hAnsiTheme="majorHAnsi" w:cstheme="majorHAnsi"/>
        </w:rPr>
        <w:t xml:space="preserve"> Based on the information from previous step</w:t>
      </w:r>
      <w:r w:rsidR="00490DE5" w:rsidRPr="00A016A5">
        <w:rPr>
          <w:rFonts w:asciiTheme="majorHAnsi" w:hAnsiTheme="majorHAnsi" w:cstheme="majorHAnsi"/>
        </w:rPr>
        <w:t xml:space="preserve">, </w:t>
      </w:r>
      <w:r w:rsidRPr="00A016A5">
        <w:rPr>
          <w:rFonts w:asciiTheme="majorHAnsi" w:hAnsiTheme="majorHAnsi" w:cstheme="majorHAnsi"/>
        </w:rPr>
        <w:t>make</w:t>
      </w:r>
      <w:r w:rsidR="00490DE5" w:rsidRPr="00A016A5">
        <w:rPr>
          <w:rFonts w:asciiTheme="majorHAnsi" w:hAnsiTheme="majorHAnsi" w:cstheme="majorHAnsi"/>
        </w:rPr>
        <w:t xml:space="preserve"> a</w:t>
      </w:r>
      <w:r w:rsidRPr="00A016A5">
        <w:rPr>
          <w:rFonts w:asciiTheme="majorHAnsi" w:hAnsiTheme="majorHAnsi" w:cstheme="majorHAnsi"/>
        </w:rPr>
        <w:t xml:space="preserve"> decision </w:t>
      </w:r>
      <w:r w:rsidR="00490DE5" w:rsidRPr="00A016A5">
        <w:rPr>
          <w:rFonts w:asciiTheme="majorHAnsi" w:hAnsiTheme="majorHAnsi" w:cstheme="majorHAnsi"/>
        </w:rPr>
        <w:t>according to</w:t>
      </w:r>
      <w:r w:rsidRPr="00A016A5">
        <w:rPr>
          <w:rFonts w:asciiTheme="majorHAnsi" w:hAnsiTheme="majorHAnsi" w:cstheme="majorHAnsi"/>
        </w:rPr>
        <w:t xml:space="preserve"> the </w:t>
      </w:r>
      <w:r w:rsidR="0073749D">
        <w:rPr>
          <w:rFonts w:asciiTheme="majorHAnsi" w:hAnsiTheme="majorHAnsi" w:cstheme="majorHAnsi"/>
        </w:rPr>
        <w:t xml:space="preserve">following </w:t>
      </w:r>
      <w:r w:rsidRPr="00A016A5">
        <w:rPr>
          <w:rFonts w:asciiTheme="majorHAnsi" w:hAnsiTheme="majorHAnsi" w:cstheme="majorHAnsi"/>
        </w:rPr>
        <w:t>rules</w:t>
      </w:r>
      <w:r w:rsidR="0073749D">
        <w:rPr>
          <w:rFonts w:asciiTheme="majorHAnsi" w:hAnsiTheme="majorHAnsi" w:cstheme="majorHAnsi"/>
        </w:rPr>
        <w:t>:</w:t>
      </w:r>
      <w:r w:rsidRPr="00A016A5">
        <w:rPr>
          <w:rFonts w:asciiTheme="majorHAnsi" w:hAnsiTheme="majorHAnsi" w:cstheme="majorHAnsi"/>
        </w:rPr>
        <w:t xml:space="preserve"> </w:t>
      </w:r>
    </w:p>
    <w:p w14:paraId="3CD163BB" w14:textId="0298C8BF" w:rsidR="000E45C1" w:rsidRPr="00A016A5" w:rsidRDefault="000E45C1"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rPr>
        <w:t xml:space="preserve">Check surrounding cells in this order: </w:t>
      </w:r>
      <w:r w:rsidR="0073749D">
        <w:rPr>
          <w:rFonts w:asciiTheme="majorHAnsi" w:hAnsiTheme="majorHAnsi" w:cstheme="majorHAnsi"/>
        </w:rPr>
        <w:t>North, South, East &amp; West.</w:t>
      </w:r>
      <w:r w:rsidRPr="00A016A5">
        <w:rPr>
          <w:rFonts w:asciiTheme="majorHAnsi" w:hAnsiTheme="majorHAnsi" w:cstheme="majorHAnsi"/>
          <w:b/>
        </w:rPr>
        <w:t xml:space="preserve"> </w:t>
      </w:r>
    </w:p>
    <w:p w14:paraId="490BA6F6" w14:textId="3A5A0940" w:rsidR="000E45C1" w:rsidRPr="00A016A5" w:rsidRDefault="000E45C1"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w:t>
      </w:r>
      <w:r w:rsidRPr="00A016A5">
        <w:rPr>
          <w:rFonts w:asciiTheme="majorHAnsi" w:hAnsiTheme="majorHAnsi" w:cstheme="majorHAnsi"/>
          <w:b/>
        </w:rPr>
        <w:t xml:space="preserve"> </w:t>
      </w:r>
      <w:r w:rsidR="0073749D" w:rsidRPr="0073749D">
        <w:rPr>
          <w:rFonts w:asciiTheme="majorHAnsi" w:hAnsiTheme="majorHAnsi" w:cstheme="majorHAnsi"/>
        </w:rPr>
        <w:t>checked</w:t>
      </w:r>
      <w:r w:rsidR="0073749D">
        <w:rPr>
          <w:rFonts w:asciiTheme="majorHAnsi" w:hAnsiTheme="majorHAnsi" w:cstheme="majorHAnsi"/>
          <w:b/>
        </w:rPr>
        <w:t xml:space="preserve"> </w:t>
      </w:r>
      <w:r w:rsidRPr="0073749D">
        <w:rPr>
          <w:rFonts w:asciiTheme="majorHAnsi" w:hAnsiTheme="majorHAnsi" w:cstheme="majorHAnsi"/>
          <w:i/>
        </w:rPr>
        <w:t>CELL</w:t>
      </w:r>
      <w:r w:rsidR="0029692B" w:rsidRPr="00A016A5">
        <w:rPr>
          <w:rFonts w:asciiTheme="majorHAnsi" w:hAnsiTheme="majorHAnsi" w:cstheme="majorHAnsi"/>
        </w:rPr>
        <w:t xml:space="preserve"> is </w:t>
      </w:r>
      <w:r w:rsidR="0029692B" w:rsidRPr="00A016A5">
        <w:rPr>
          <w:rFonts w:asciiTheme="majorHAnsi" w:eastAsiaTheme="minorEastAsia" w:hAnsiTheme="majorHAnsi" w:cstheme="majorHAnsi"/>
        </w:rPr>
        <w:t xml:space="preserve">EXPLORED </w:t>
      </w:r>
      <w:r w:rsidR="0029692B" w:rsidRPr="00A016A5">
        <w:rPr>
          <w:rFonts w:asciiTheme="majorHAnsi" w:eastAsiaTheme="minorEastAsia" w:hAnsiTheme="majorHAnsi" w:cstheme="majorHAnsi"/>
          <w:b/>
        </w:rPr>
        <w:t>THEN</w:t>
      </w:r>
      <w:r w:rsidR="0029692B" w:rsidRPr="00A016A5">
        <w:rPr>
          <w:rFonts w:asciiTheme="majorHAnsi" w:eastAsiaTheme="minorEastAsia" w:hAnsiTheme="majorHAnsi" w:cstheme="majorHAnsi"/>
        </w:rPr>
        <w:t xml:space="preserve"> </w:t>
      </w:r>
      <m:oMath>
        <m:r>
          <w:rPr>
            <w:rFonts w:ascii="Cambria Math" w:eastAsiaTheme="minorEastAsia" w:hAnsi="Cambria Math" w:cstheme="majorHAnsi"/>
          </w:rPr>
          <m:t>new_goal_position = position (CELL)</m:t>
        </m:r>
      </m:oMath>
      <w:r w:rsidR="0029692B" w:rsidRPr="00A016A5">
        <w:rPr>
          <w:rFonts w:asciiTheme="majorHAnsi" w:eastAsiaTheme="minorEastAsia" w:hAnsiTheme="majorHAnsi" w:cstheme="majorHAnsi"/>
        </w:rPr>
        <w:t xml:space="preserve"> </w:t>
      </w:r>
      <w:r w:rsidR="0029692B" w:rsidRPr="00A016A5">
        <w:rPr>
          <w:rFonts w:asciiTheme="majorHAnsi" w:eastAsiaTheme="minorEastAsia" w:hAnsiTheme="majorHAnsi" w:cstheme="majorHAnsi"/>
          <w:b/>
        </w:rPr>
        <w:t>ELSE</w:t>
      </w:r>
      <w:r w:rsidR="0029692B" w:rsidRPr="00A016A5">
        <w:rPr>
          <w:rFonts w:asciiTheme="majorHAnsi" w:eastAsiaTheme="minorEastAsia" w:hAnsiTheme="majorHAnsi" w:cstheme="majorHAnsi"/>
        </w:rPr>
        <w:t xml:space="preserve"> check next surrounding cell</w:t>
      </w:r>
      <w:r w:rsidRPr="00A016A5">
        <w:rPr>
          <w:rFonts w:asciiTheme="majorHAnsi" w:eastAsiaTheme="minorEastAsia" w:hAnsiTheme="majorHAnsi" w:cstheme="majorHAnsi"/>
        </w:rPr>
        <w:t xml:space="preserve"> </w:t>
      </w:r>
    </w:p>
    <w:p w14:paraId="04376EB4" w14:textId="2B21A921" w:rsidR="0029692B" w:rsidRPr="00A016A5" w:rsidRDefault="0029692B"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 </w:t>
      </w:r>
      <w:r w:rsidR="0073749D">
        <w:rPr>
          <w:rFonts w:asciiTheme="majorHAnsi" w:hAnsiTheme="majorHAnsi" w:cstheme="majorHAnsi"/>
        </w:rPr>
        <w:t xml:space="preserve">checked </w:t>
      </w:r>
      <w:r w:rsidR="000E45C1" w:rsidRPr="00A016A5">
        <w:rPr>
          <w:rFonts w:asciiTheme="majorHAnsi" w:hAnsiTheme="majorHAnsi" w:cstheme="majorHAnsi"/>
        </w:rPr>
        <w:t>CELL</w:t>
      </w:r>
      <w:r w:rsidRPr="00A016A5">
        <w:rPr>
          <w:rFonts w:asciiTheme="majorHAnsi" w:hAnsiTheme="majorHAnsi" w:cstheme="majorHAnsi"/>
        </w:rPr>
        <w:t xml:space="preserve"> is </w:t>
      </w:r>
      <w:r w:rsidRPr="00A016A5">
        <w:rPr>
          <w:rFonts w:asciiTheme="majorHAnsi" w:eastAsiaTheme="minorEastAsia" w:hAnsiTheme="majorHAnsi" w:cstheme="majorHAnsi"/>
        </w:rPr>
        <w:t xml:space="preserve">UNKOWN </w:t>
      </w:r>
      <w:r w:rsidRPr="00A016A5">
        <w:rPr>
          <w:rFonts w:asciiTheme="majorHAnsi" w:eastAsiaTheme="minorEastAsia" w:hAnsiTheme="majorHAnsi" w:cstheme="majorHAnsi"/>
          <w:b/>
        </w:rPr>
        <w:t>THEN</w:t>
      </w:r>
      <w:r w:rsidRPr="00A016A5">
        <w:rPr>
          <w:rFonts w:asciiTheme="majorHAnsi" w:eastAsiaTheme="minorEastAsia" w:hAnsiTheme="majorHAnsi" w:cstheme="majorHAnsi"/>
        </w:rPr>
        <w:t xml:space="preserve"> </w:t>
      </w:r>
      <m:oMath>
        <m:r>
          <w:rPr>
            <w:rFonts w:ascii="Cambria Math" w:eastAsiaTheme="minorEastAsia" w:hAnsi="Cambria Math" w:cstheme="majorHAnsi"/>
          </w:rPr>
          <m:t>heading_toward = position (CELL)</m:t>
        </m:r>
      </m:oMath>
      <w:r w:rsidRPr="00A016A5">
        <w:rPr>
          <w:rFonts w:asciiTheme="majorHAnsi" w:eastAsiaTheme="minorEastAsia" w:hAnsiTheme="majorHAnsi" w:cstheme="majorHAnsi"/>
        </w:rPr>
        <w:t xml:space="preserve"> </w:t>
      </w:r>
      <w:r w:rsidRPr="00A016A5">
        <w:rPr>
          <w:rFonts w:asciiTheme="majorHAnsi" w:eastAsiaTheme="minorEastAsia" w:hAnsiTheme="majorHAnsi" w:cstheme="majorHAnsi"/>
          <w:b/>
        </w:rPr>
        <w:t>ELSE</w:t>
      </w:r>
      <w:r w:rsidRPr="00A016A5">
        <w:rPr>
          <w:rFonts w:asciiTheme="majorHAnsi" w:eastAsiaTheme="minorEastAsia" w:hAnsiTheme="majorHAnsi" w:cstheme="majorHAnsi"/>
        </w:rPr>
        <w:t xml:space="preserve"> check next surrounding cell</w:t>
      </w:r>
    </w:p>
    <w:p w14:paraId="2A91170F" w14:textId="30D29DB9" w:rsidR="00490DE5" w:rsidRPr="00A016A5" w:rsidRDefault="00490DE5" w:rsidP="00EB3BCB">
      <w:pPr>
        <w:jc w:val="both"/>
        <w:rPr>
          <w:rFonts w:asciiTheme="majorHAnsi" w:hAnsiTheme="majorHAnsi" w:cstheme="majorHAnsi"/>
        </w:rPr>
      </w:pPr>
      <w:r w:rsidRPr="00A016A5">
        <w:rPr>
          <w:rFonts w:asciiTheme="majorHAnsi" w:hAnsiTheme="majorHAnsi" w:cstheme="majorHAnsi"/>
        </w:rPr>
        <w:t xml:space="preserve">Could be the case that following these rules the robot gets stuck because none of the surrounding cells is available for visiting due to presence of OBSTACLE or is already VISITED. In that case, we need to move the robot to the closest available EXPLORED cell. To find that cell, we compute the Euclidean distance from the actual position </w:t>
      </w:r>
      <m:oMath>
        <m:r>
          <w:rPr>
            <w:rFonts w:ascii="Cambria Math" w:hAnsi="Cambria Math" w:cstheme="majorHAnsi"/>
          </w:rPr>
          <m:t xml:space="preserve">(x,y) </m:t>
        </m:r>
      </m:oMath>
      <w:r w:rsidRPr="00A016A5">
        <w:rPr>
          <w:rFonts w:asciiTheme="majorHAnsi" w:hAnsiTheme="majorHAnsi" w:cstheme="majorHAnsi"/>
        </w:rPr>
        <w:t xml:space="preserve">to all the cells labeled as EXPLORED and choose the one with the shortest distance. </w:t>
      </w:r>
    </w:p>
    <w:p w14:paraId="434D0F16" w14:textId="5DADE64D" w:rsidR="0029692B" w:rsidRPr="0073749D" w:rsidRDefault="00490DE5"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t xml:space="preserve">Move: </w:t>
      </w:r>
      <w:r w:rsidR="00C351C4" w:rsidRPr="00A016A5">
        <w:rPr>
          <w:rFonts w:asciiTheme="majorHAnsi" w:hAnsiTheme="majorHAnsi" w:cstheme="majorHAnsi"/>
        </w:rPr>
        <w:t xml:space="preserve">This function sends the coordinates of the next </w:t>
      </w:r>
      <m:oMath>
        <m:r>
          <w:rPr>
            <w:rFonts w:ascii="Cambria Math" w:hAnsi="Cambria Math" w:cstheme="majorHAnsi"/>
          </w:rPr>
          <m:t>new_goal_position</m:t>
        </m:r>
      </m:oMath>
      <w:r w:rsidR="00C351C4" w:rsidRPr="00A016A5">
        <w:rPr>
          <w:rFonts w:asciiTheme="majorHAnsi" w:hAnsiTheme="majorHAnsi" w:cstheme="majorHAnsi"/>
        </w:rPr>
        <w:t xml:space="preserve"> to the Position Control task. T</w:t>
      </w:r>
      <w:r w:rsidRPr="00A016A5">
        <w:rPr>
          <w:rFonts w:asciiTheme="majorHAnsi" w:eastAsiaTheme="minorEastAsia" w:hAnsiTheme="majorHAnsi" w:cstheme="majorHAnsi"/>
        </w:rPr>
        <w:t>here are two possib</w:t>
      </w:r>
      <w:r w:rsidR="00C351C4" w:rsidRPr="00A016A5">
        <w:rPr>
          <w:rFonts w:asciiTheme="majorHAnsi" w:eastAsiaTheme="minorEastAsia" w:hAnsiTheme="majorHAnsi" w:cstheme="majorHAnsi"/>
        </w:rPr>
        <w:t>le scenarios</w:t>
      </w:r>
      <w:r w:rsidRPr="00A016A5">
        <w:rPr>
          <w:rFonts w:asciiTheme="majorHAnsi" w:eastAsiaTheme="minorEastAsia" w:hAnsiTheme="majorHAnsi" w:cstheme="majorHAnsi"/>
        </w:rPr>
        <w:t xml:space="preserve">: Either it is adjacent to the actual position, which means it is safe to move just by a small movement; or </w:t>
      </w:r>
      <w:r w:rsidR="00C351C4" w:rsidRPr="00A016A5">
        <w:rPr>
          <w:rFonts w:asciiTheme="majorHAnsi" w:eastAsiaTheme="minorEastAsia" w:hAnsiTheme="majorHAnsi" w:cstheme="majorHAnsi"/>
        </w:rPr>
        <w:t>it i</w:t>
      </w:r>
      <w:r w:rsidRPr="00A016A5">
        <w:rPr>
          <w:rFonts w:asciiTheme="majorHAnsi" w:eastAsiaTheme="minorEastAsia" w:hAnsiTheme="majorHAnsi" w:cstheme="majorHAnsi"/>
        </w:rPr>
        <w:t>s far away from the actual position</w:t>
      </w:r>
      <w:r w:rsidR="00C351C4" w:rsidRPr="00A016A5">
        <w:rPr>
          <w:rFonts w:asciiTheme="majorHAnsi" w:eastAsiaTheme="minorEastAsia" w:hAnsiTheme="majorHAnsi" w:cstheme="majorHAnsi"/>
        </w:rPr>
        <w:t xml:space="preserve">. In the second scenario, the obstacle avoidance reactive behaviour plays an important role to reach the next position. </w:t>
      </w:r>
    </w:p>
    <w:p w14:paraId="23E5C542" w14:textId="77777777" w:rsidR="0073749D" w:rsidRPr="0073749D" w:rsidRDefault="0073749D" w:rsidP="0073749D">
      <w:pPr>
        <w:pStyle w:val="ListParagraph"/>
        <w:spacing w:before="240" w:line="240" w:lineRule="auto"/>
        <w:ind w:left="357"/>
        <w:contextualSpacing w:val="0"/>
        <w:jc w:val="center"/>
        <w:rPr>
          <w:rFonts w:asciiTheme="majorHAnsi" w:hAnsiTheme="majorHAnsi" w:cstheme="majorHAnsi"/>
        </w:rPr>
      </w:pPr>
      <w:r w:rsidRPr="00A016A5">
        <w:rPr>
          <w:noProof/>
          <w:lang w:eastAsia="en-GB"/>
        </w:rPr>
        <w:drawing>
          <wp:inline distT="0" distB="0" distL="0" distR="0" wp14:anchorId="1ED9DF29" wp14:editId="42064A47">
            <wp:extent cx="4628368" cy="134202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3291" cy="1355055"/>
                    </a:xfrm>
                    <a:prstGeom prst="rect">
                      <a:avLst/>
                    </a:prstGeom>
                  </pic:spPr>
                </pic:pic>
              </a:graphicData>
            </a:graphic>
          </wp:inline>
        </w:drawing>
      </w:r>
    </w:p>
    <w:p w14:paraId="40CD4B98" w14:textId="77777777" w:rsidR="0073749D" w:rsidRPr="00A016A5" w:rsidRDefault="0073749D" w:rsidP="0073749D">
      <w:pPr>
        <w:pStyle w:val="Caption"/>
        <w:ind w:left="360"/>
        <w:jc w:val="center"/>
        <w:rPr>
          <w:rFonts w:asciiTheme="majorHAnsi" w:hAnsiTheme="majorHAnsi" w:cstheme="majorHAnsi"/>
          <w:sz w:val="20"/>
        </w:rPr>
      </w:pPr>
      <w:bookmarkStart w:id="2" w:name="_Ref8720331"/>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sidRPr="00A016A5">
        <w:rPr>
          <w:rFonts w:asciiTheme="majorHAnsi" w:hAnsiTheme="majorHAnsi" w:cstheme="majorHAnsi"/>
          <w:noProof/>
          <w:sz w:val="20"/>
        </w:rPr>
        <w:t>2</w:t>
      </w:r>
      <w:r w:rsidRPr="00A016A5">
        <w:rPr>
          <w:rFonts w:asciiTheme="majorHAnsi" w:hAnsiTheme="majorHAnsi" w:cstheme="majorHAnsi"/>
          <w:noProof/>
          <w:sz w:val="20"/>
        </w:rPr>
        <w:fldChar w:fldCharType="end"/>
      </w:r>
      <w:bookmarkEnd w:id="2"/>
      <w:r w:rsidRPr="00A016A5">
        <w:rPr>
          <w:rFonts w:asciiTheme="majorHAnsi" w:hAnsiTheme="majorHAnsi" w:cstheme="majorHAnsi"/>
          <w:sz w:val="20"/>
        </w:rPr>
        <w:t>. Process followed by the exploration algorithm for selection of next goal position.</w:t>
      </w:r>
    </w:p>
    <w:p w14:paraId="74478F79" w14:textId="77777777" w:rsidR="00D74836" w:rsidRPr="0073749D" w:rsidRDefault="00EF108A" w:rsidP="00EB3BCB">
      <w:pPr>
        <w:pStyle w:val="ListParagraph"/>
        <w:numPr>
          <w:ilvl w:val="0"/>
          <w:numId w:val="18"/>
        </w:numPr>
        <w:spacing w:before="240" w:after="120" w:line="240" w:lineRule="auto"/>
        <w:ind w:left="714" w:hanging="357"/>
        <w:contextualSpacing w:val="0"/>
        <w:jc w:val="both"/>
        <w:rPr>
          <w:rFonts w:asciiTheme="majorHAnsi" w:hAnsiTheme="majorHAnsi" w:cstheme="majorHAnsi"/>
          <w:b/>
        </w:rPr>
      </w:pPr>
      <w:r w:rsidRPr="0073749D">
        <w:rPr>
          <w:rFonts w:asciiTheme="majorHAnsi" w:hAnsiTheme="majorHAnsi" w:cstheme="majorHAnsi"/>
          <w:b/>
        </w:rPr>
        <w:t>Sensor fusion</w:t>
      </w:r>
      <w:r w:rsidR="00D74836" w:rsidRPr="0073749D">
        <w:rPr>
          <w:rFonts w:asciiTheme="majorHAnsi" w:hAnsiTheme="majorHAnsi" w:cstheme="majorHAnsi"/>
          <w:b/>
        </w:rPr>
        <w:t>:</w:t>
      </w:r>
    </w:p>
    <w:p w14:paraId="5E246E26" w14:textId="5D064B54" w:rsidR="009B3E88" w:rsidRPr="00A016A5" w:rsidRDefault="0029692B" w:rsidP="00EB3BCB">
      <w:pPr>
        <w:jc w:val="both"/>
        <w:rPr>
          <w:rFonts w:asciiTheme="majorHAnsi" w:hAnsiTheme="majorHAnsi" w:cstheme="majorHAnsi"/>
        </w:rPr>
      </w:pPr>
      <w:r w:rsidRPr="00A016A5">
        <w:rPr>
          <w:rFonts w:asciiTheme="majorHAnsi" w:hAnsiTheme="majorHAnsi" w:cstheme="majorHAnsi"/>
        </w:rPr>
        <w:t>The performance of th</w:t>
      </w:r>
      <w:r w:rsidR="00921F14" w:rsidRPr="00A016A5">
        <w:rPr>
          <w:rFonts w:asciiTheme="majorHAnsi" w:hAnsiTheme="majorHAnsi" w:cstheme="majorHAnsi"/>
        </w:rPr>
        <w:t>e</w:t>
      </w:r>
      <w:r w:rsidRPr="00A016A5">
        <w:rPr>
          <w:rFonts w:asciiTheme="majorHAnsi" w:hAnsiTheme="majorHAnsi" w:cstheme="majorHAnsi"/>
        </w:rPr>
        <w:t xml:space="preserve"> exploration algorithm relies on the accuracy of the </w:t>
      </w:r>
      <w:r w:rsidR="0073749D">
        <w:rPr>
          <w:rFonts w:asciiTheme="majorHAnsi" w:hAnsiTheme="majorHAnsi" w:cstheme="majorHAnsi"/>
        </w:rPr>
        <w:t xml:space="preserve">kinematics and </w:t>
      </w:r>
      <w:r w:rsidRPr="00A016A5">
        <w:rPr>
          <w:rFonts w:asciiTheme="majorHAnsi" w:hAnsiTheme="majorHAnsi" w:cstheme="majorHAnsi"/>
        </w:rPr>
        <w:t xml:space="preserve">mapping function, therefore we considered necessary to improve the pose estimation of the robot </w:t>
      </w:r>
      <w:r w:rsidR="009B3E88" w:rsidRPr="00A016A5">
        <w:rPr>
          <w:rFonts w:asciiTheme="majorHAnsi" w:hAnsiTheme="majorHAnsi" w:cstheme="majorHAnsi"/>
        </w:rPr>
        <w:t>to</w:t>
      </w:r>
      <w:r w:rsidR="0073749D">
        <w:rPr>
          <w:rFonts w:asciiTheme="majorHAnsi" w:hAnsiTheme="majorHAnsi" w:cstheme="majorHAnsi"/>
        </w:rPr>
        <w:t xml:space="preserve"> get a better mapping accuracy. </w:t>
      </w:r>
      <w:r w:rsidR="009B3E88" w:rsidRPr="00A016A5">
        <w:rPr>
          <w:rFonts w:asciiTheme="majorHAnsi" w:hAnsiTheme="majorHAnsi" w:cstheme="majorHAnsi"/>
        </w:rPr>
        <w:t xml:space="preserve">A Kalman </w:t>
      </w:r>
      <w:r w:rsidR="00A627FB">
        <w:rPr>
          <w:rFonts w:asciiTheme="majorHAnsi" w:hAnsiTheme="majorHAnsi" w:cstheme="majorHAnsi"/>
        </w:rPr>
        <w:t>F</w:t>
      </w:r>
      <w:r w:rsidR="009B3E88" w:rsidRPr="00A016A5">
        <w:rPr>
          <w:rFonts w:asciiTheme="majorHAnsi" w:hAnsiTheme="majorHAnsi" w:cstheme="majorHAnsi"/>
        </w:rPr>
        <w:t xml:space="preserve">ilter has been implemented for the </w:t>
      </w:r>
      <w:r w:rsidR="00EF108A" w:rsidRPr="00A016A5">
        <w:rPr>
          <w:rFonts w:asciiTheme="majorHAnsi" w:hAnsiTheme="majorHAnsi" w:cstheme="majorHAnsi"/>
        </w:rPr>
        <w:t>heading estimation</w:t>
      </w:r>
      <w:r w:rsidR="009B3E88" w:rsidRPr="00A016A5">
        <w:rPr>
          <w:rFonts w:asciiTheme="majorHAnsi" w:hAnsiTheme="majorHAnsi" w:cstheme="majorHAnsi"/>
        </w:rPr>
        <w:t xml:space="preserve"> that m</w:t>
      </w:r>
      <w:r w:rsidR="00C67984" w:rsidRPr="00A016A5">
        <w:rPr>
          <w:rFonts w:asciiTheme="majorHAnsi" w:hAnsiTheme="majorHAnsi" w:cstheme="majorHAnsi"/>
        </w:rPr>
        <w:t xml:space="preserve">erges the information coming from the encoders (angular velocity) and the gyroscope signal </w:t>
      </w:r>
      <w:r w:rsidR="009B3E88" w:rsidRPr="00A016A5">
        <w:rPr>
          <w:rFonts w:asciiTheme="majorHAnsi" w:hAnsiTheme="majorHAnsi" w:cstheme="majorHAnsi"/>
        </w:rPr>
        <w:t>(</w:t>
      </w:r>
      <w:proofErr w:type="spellStart"/>
      <w:r w:rsidR="009B3E88" w:rsidRPr="00A016A5">
        <w:rPr>
          <w:rFonts w:asciiTheme="majorHAnsi" w:hAnsiTheme="majorHAnsi" w:cstheme="majorHAnsi"/>
        </w:rPr>
        <w:t>gz</w:t>
      </w:r>
      <w:proofErr w:type="spellEnd"/>
      <w:r w:rsidR="009B3E88" w:rsidRPr="00A016A5">
        <w:rPr>
          <w:rFonts w:asciiTheme="majorHAnsi" w:hAnsiTheme="majorHAnsi" w:cstheme="majorHAnsi"/>
        </w:rPr>
        <w:t xml:space="preserve">) </w:t>
      </w:r>
      <w:r w:rsidR="00C67984" w:rsidRPr="00A016A5">
        <w:rPr>
          <w:rFonts w:asciiTheme="majorHAnsi" w:hAnsiTheme="majorHAnsi" w:cstheme="majorHAnsi"/>
        </w:rPr>
        <w:t xml:space="preserve">previously filtered. </w:t>
      </w:r>
      <w:r w:rsidR="009B3E88" w:rsidRPr="00A016A5">
        <w:rPr>
          <w:rFonts w:asciiTheme="majorHAnsi" w:hAnsiTheme="majorHAnsi" w:cstheme="majorHAnsi"/>
        </w:rPr>
        <w:t>The heading estimation resulting from th</w:t>
      </w:r>
      <w:r w:rsidR="0073749D">
        <w:rPr>
          <w:rFonts w:asciiTheme="majorHAnsi" w:hAnsiTheme="majorHAnsi" w:cstheme="majorHAnsi"/>
        </w:rPr>
        <w:t>is</w:t>
      </w:r>
      <w:r w:rsidR="009B3E88" w:rsidRPr="00A016A5">
        <w:rPr>
          <w:rFonts w:asciiTheme="majorHAnsi" w:hAnsiTheme="majorHAnsi" w:cstheme="majorHAnsi"/>
        </w:rPr>
        <w:t xml:space="preserve"> sensor fusion is used to calculate the position (</w:t>
      </w:r>
      <w:proofErr w:type="spellStart"/>
      <w:proofErr w:type="gramStart"/>
      <w:r w:rsidR="009B3E88" w:rsidRPr="00A016A5">
        <w:rPr>
          <w:rFonts w:asciiTheme="majorHAnsi" w:hAnsiTheme="majorHAnsi" w:cstheme="majorHAnsi"/>
        </w:rPr>
        <w:t>x,y</w:t>
      </w:r>
      <w:proofErr w:type="spellEnd"/>
      <w:proofErr w:type="gramEnd"/>
      <w:r w:rsidR="009B3E88" w:rsidRPr="00A016A5">
        <w:rPr>
          <w:rFonts w:asciiTheme="majorHAnsi" w:hAnsiTheme="majorHAnsi" w:cstheme="majorHAnsi"/>
        </w:rPr>
        <w:t>) and update the pose of the robot.</w:t>
      </w:r>
    </w:p>
    <w:p w14:paraId="5B9D08BE" w14:textId="0D7ECBF4" w:rsidR="00EF108A" w:rsidRPr="00A016A5" w:rsidRDefault="00C67984" w:rsidP="00EB3BCB">
      <w:pPr>
        <w:jc w:val="both"/>
        <w:rPr>
          <w:rFonts w:asciiTheme="majorHAnsi" w:hAnsiTheme="majorHAnsi" w:cstheme="majorHAnsi"/>
        </w:rPr>
      </w:pPr>
      <w:r w:rsidRPr="00A016A5">
        <w:rPr>
          <w:rFonts w:asciiTheme="majorHAnsi" w:hAnsiTheme="majorHAnsi" w:cstheme="majorHAnsi"/>
        </w:rPr>
        <w:t>The magnetometer signal could be optionally added as part of the Kalman filter</w:t>
      </w:r>
      <w:r w:rsidR="00AC4E95">
        <w:rPr>
          <w:rFonts w:asciiTheme="majorHAnsi" w:hAnsiTheme="majorHAnsi" w:cstheme="majorHAnsi"/>
        </w:rPr>
        <w:t>. It is implemented in the code</w:t>
      </w:r>
      <w:r w:rsidR="00980B87" w:rsidRPr="00A016A5">
        <w:rPr>
          <w:rFonts w:asciiTheme="majorHAnsi" w:hAnsiTheme="majorHAnsi" w:cstheme="majorHAnsi"/>
        </w:rPr>
        <w:t xml:space="preserve"> but we did not include the fusion of this sensor in our </w:t>
      </w:r>
      <w:r w:rsidR="00AC4E95">
        <w:rPr>
          <w:rFonts w:asciiTheme="majorHAnsi" w:hAnsiTheme="majorHAnsi" w:cstheme="majorHAnsi"/>
        </w:rPr>
        <w:t>experimental evaluation</w:t>
      </w:r>
      <w:r w:rsidRPr="00A016A5">
        <w:rPr>
          <w:rFonts w:asciiTheme="majorHAnsi" w:hAnsiTheme="majorHAnsi" w:cstheme="majorHAnsi"/>
        </w:rPr>
        <w:t xml:space="preserve">. </w:t>
      </w:r>
      <w:r w:rsidR="00980B87" w:rsidRPr="00A016A5">
        <w:rPr>
          <w:rFonts w:asciiTheme="majorHAnsi" w:hAnsiTheme="majorHAnsi" w:cstheme="majorHAnsi"/>
        </w:rPr>
        <w:t>We have observed that t</w:t>
      </w:r>
      <w:r w:rsidRPr="00A016A5">
        <w:rPr>
          <w:rFonts w:asciiTheme="majorHAnsi" w:hAnsiTheme="majorHAnsi" w:cstheme="majorHAnsi"/>
        </w:rPr>
        <w:t>he environmental conditions at the testing facilities affect the magnetometer readings significantly</w:t>
      </w:r>
      <w:r w:rsidR="00980B87" w:rsidRPr="00A016A5">
        <w:rPr>
          <w:rFonts w:asciiTheme="majorHAnsi" w:hAnsiTheme="majorHAnsi" w:cstheme="majorHAnsi"/>
        </w:rPr>
        <w:t>, therefore</w:t>
      </w:r>
      <w:r w:rsidRPr="00A016A5">
        <w:rPr>
          <w:rFonts w:asciiTheme="majorHAnsi" w:hAnsiTheme="majorHAnsi" w:cstheme="majorHAnsi"/>
        </w:rPr>
        <w:t xml:space="preserve"> the information from this sensor is not considered sufficiently reliable</w:t>
      </w:r>
      <w:r w:rsidR="00980B87" w:rsidRPr="00A016A5">
        <w:rPr>
          <w:rFonts w:asciiTheme="majorHAnsi" w:hAnsiTheme="majorHAnsi" w:cstheme="majorHAnsi"/>
        </w:rPr>
        <w:t>.</w:t>
      </w:r>
      <w:r w:rsidRPr="00A016A5">
        <w:rPr>
          <w:rFonts w:asciiTheme="majorHAnsi" w:hAnsiTheme="majorHAnsi" w:cstheme="majorHAnsi"/>
        </w:rPr>
        <w:t xml:space="preserve"> </w:t>
      </w:r>
      <w:r w:rsidR="00EF108A" w:rsidRPr="00A016A5">
        <w:rPr>
          <w:rFonts w:asciiTheme="majorHAnsi" w:hAnsiTheme="majorHAnsi" w:cstheme="majorHAnsi"/>
        </w:rPr>
        <w:t xml:space="preserve"> </w:t>
      </w:r>
    </w:p>
    <w:p w14:paraId="775469E8" w14:textId="77BA4DB4" w:rsidR="00980B87" w:rsidRPr="00AC4E95" w:rsidRDefault="00C67984" w:rsidP="00EB3BCB">
      <w:pPr>
        <w:pStyle w:val="ListParagraph"/>
        <w:numPr>
          <w:ilvl w:val="0"/>
          <w:numId w:val="18"/>
        </w:numPr>
        <w:spacing w:before="120" w:line="240" w:lineRule="auto"/>
        <w:ind w:left="714" w:hanging="357"/>
        <w:contextualSpacing w:val="0"/>
        <w:jc w:val="both"/>
        <w:rPr>
          <w:rFonts w:asciiTheme="majorHAnsi" w:hAnsiTheme="majorHAnsi" w:cstheme="majorHAnsi"/>
          <w:b/>
        </w:rPr>
      </w:pPr>
      <w:r w:rsidRPr="00AC4E95">
        <w:rPr>
          <w:rFonts w:asciiTheme="majorHAnsi" w:hAnsiTheme="majorHAnsi" w:cstheme="majorHAnsi"/>
          <w:b/>
        </w:rPr>
        <w:t>Obstacle avoidance</w:t>
      </w:r>
      <w:r w:rsidR="00AC4E95" w:rsidRPr="00AC4E95">
        <w:rPr>
          <w:rFonts w:asciiTheme="majorHAnsi" w:hAnsiTheme="majorHAnsi" w:cstheme="majorHAnsi"/>
          <w:b/>
        </w:rPr>
        <w:t xml:space="preserve"> behaviour</w:t>
      </w:r>
      <w:r w:rsidR="00980B87" w:rsidRPr="00AC4E95">
        <w:rPr>
          <w:rFonts w:asciiTheme="majorHAnsi" w:hAnsiTheme="majorHAnsi" w:cstheme="majorHAnsi"/>
          <w:b/>
        </w:rPr>
        <w:t xml:space="preserve"> implemented at 2 different levels:</w:t>
      </w:r>
    </w:p>
    <w:p w14:paraId="7C6FD566" w14:textId="05A56109" w:rsidR="00980B87" w:rsidRPr="00A016A5" w:rsidRDefault="00A016A5" w:rsidP="00EB3BCB">
      <w:pPr>
        <w:pStyle w:val="ListParagraph"/>
        <w:numPr>
          <w:ilvl w:val="0"/>
          <w:numId w:val="27"/>
        </w:numPr>
        <w:spacing w:before="120" w:line="240" w:lineRule="auto"/>
        <w:ind w:left="357" w:hanging="357"/>
        <w:contextualSpacing w:val="0"/>
        <w:jc w:val="both"/>
        <w:rPr>
          <w:rFonts w:asciiTheme="majorHAnsi" w:hAnsiTheme="majorHAnsi" w:cstheme="majorHAnsi"/>
        </w:rPr>
      </w:pPr>
      <w:r>
        <w:rPr>
          <w:rFonts w:asciiTheme="majorHAnsi" w:hAnsiTheme="majorHAnsi" w:cstheme="majorHAnsi"/>
          <w:b/>
        </w:rPr>
        <w:t>High</w:t>
      </w:r>
      <w:r w:rsidR="00980B87" w:rsidRPr="00A016A5">
        <w:rPr>
          <w:rFonts w:asciiTheme="majorHAnsi" w:hAnsiTheme="majorHAnsi" w:cstheme="majorHAnsi"/>
          <w:b/>
        </w:rPr>
        <w:t xml:space="preserve"> level</w:t>
      </w:r>
      <w:r w:rsidR="003A7C42" w:rsidRPr="00A016A5">
        <w:rPr>
          <w:rFonts w:asciiTheme="majorHAnsi" w:hAnsiTheme="majorHAnsi" w:cstheme="majorHAnsi"/>
          <w:b/>
        </w:rPr>
        <w:t>:</w:t>
      </w:r>
      <w:r w:rsidR="003A7C42" w:rsidRPr="00A016A5">
        <w:rPr>
          <w:rFonts w:asciiTheme="majorHAnsi" w:hAnsiTheme="majorHAnsi" w:cstheme="majorHAnsi"/>
        </w:rPr>
        <w:t xml:space="preserve"> Cells with obstacles are mapped during exploration using the information received by the distance sensors. This information is taken into account by the exploration algorithm in the selection of the next goal position, which avoids the robot going to those cells.</w:t>
      </w:r>
    </w:p>
    <w:p w14:paraId="62F44B01" w14:textId="5BE5A101" w:rsidR="00040C55" w:rsidRPr="00A016A5" w:rsidRDefault="003A7C42" w:rsidP="00EB3BCB">
      <w:pPr>
        <w:pStyle w:val="ListParagraph"/>
        <w:numPr>
          <w:ilvl w:val="0"/>
          <w:numId w:val="27"/>
        </w:numPr>
        <w:jc w:val="both"/>
        <w:rPr>
          <w:rFonts w:asciiTheme="majorHAnsi" w:hAnsiTheme="majorHAnsi" w:cstheme="majorHAnsi"/>
        </w:rPr>
      </w:pPr>
      <w:r w:rsidRPr="00A016A5">
        <w:rPr>
          <w:rFonts w:asciiTheme="majorHAnsi" w:hAnsiTheme="majorHAnsi" w:cstheme="majorHAnsi"/>
          <w:b/>
        </w:rPr>
        <w:t>Low level:</w:t>
      </w:r>
      <w:r w:rsidRPr="00A016A5">
        <w:rPr>
          <w:rFonts w:asciiTheme="majorHAnsi" w:hAnsiTheme="majorHAnsi" w:cstheme="majorHAnsi"/>
        </w:rPr>
        <w:t xml:space="preserve"> A reactive obstacle avoidance behaviour has been added </w:t>
      </w:r>
      <w:r w:rsidR="00AC4E95">
        <w:rPr>
          <w:rFonts w:asciiTheme="majorHAnsi" w:hAnsiTheme="majorHAnsi" w:cstheme="majorHAnsi"/>
        </w:rPr>
        <w:t>through</w:t>
      </w:r>
      <w:r w:rsidRPr="00A016A5">
        <w:rPr>
          <w:rFonts w:asciiTheme="majorHAnsi" w:hAnsiTheme="majorHAnsi" w:cstheme="majorHAnsi"/>
        </w:rPr>
        <w:t xml:space="preserve"> an obstacle-avoidance function </w:t>
      </w:r>
      <w:r w:rsidR="00AC4E95">
        <w:rPr>
          <w:rFonts w:asciiTheme="majorHAnsi" w:hAnsiTheme="majorHAnsi" w:cstheme="majorHAnsi"/>
        </w:rPr>
        <w:t>using</w:t>
      </w:r>
      <w:r w:rsidR="009B3E88" w:rsidRPr="00A016A5">
        <w:rPr>
          <w:rFonts w:asciiTheme="majorHAnsi" w:hAnsiTheme="majorHAnsi" w:cstheme="majorHAnsi"/>
        </w:rPr>
        <w:t xml:space="preserve"> a</w:t>
      </w:r>
      <w:r w:rsidRPr="00A016A5">
        <w:rPr>
          <w:rFonts w:asciiTheme="majorHAnsi" w:hAnsiTheme="majorHAnsi" w:cstheme="majorHAnsi"/>
        </w:rPr>
        <w:t xml:space="preserve"> “potential field” algorithm. When the </w:t>
      </w:r>
      <w:r w:rsidR="009B3E88" w:rsidRPr="00A016A5">
        <w:rPr>
          <w:rFonts w:asciiTheme="majorHAnsi" w:hAnsiTheme="majorHAnsi" w:cstheme="majorHAnsi"/>
        </w:rPr>
        <w:t xml:space="preserve">distance sensors detect an obstacle is too close to the </w:t>
      </w:r>
      <w:r w:rsidRPr="00A016A5">
        <w:rPr>
          <w:rFonts w:asciiTheme="majorHAnsi" w:hAnsiTheme="majorHAnsi" w:cstheme="majorHAnsi"/>
        </w:rPr>
        <w:t xml:space="preserve">robot, a resultant repulsive force is generated that changes the motion direction of the </w:t>
      </w:r>
      <w:r w:rsidRPr="00A016A5">
        <w:rPr>
          <w:rFonts w:asciiTheme="majorHAnsi" w:hAnsiTheme="majorHAnsi" w:cstheme="majorHAnsi"/>
        </w:rPr>
        <w:lastRenderedPageBreak/>
        <w:t>robot. This force results from the balance between the attractive force generated by the goal (directly proportional to the distance) and the repulsive forces generated by the obstacle</w:t>
      </w:r>
      <w:r>
        <w:t xml:space="preserve"> </w:t>
      </w:r>
      <w:r w:rsidRPr="00A016A5">
        <w:rPr>
          <w:rFonts w:asciiTheme="majorHAnsi" w:hAnsiTheme="majorHAnsi" w:cstheme="majorHAnsi"/>
        </w:rPr>
        <w:t>(inversely proportional to the distance).</w:t>
      </w:r>
      <w:r w:rsidR="00040C55" w:rsidRPr="00A016A5">
        <w:rPr>
          <w:rFonts w:asciiTheme="majorHAnsi" w:hAnsiTheme="majorHAnsi" w:cstheme="majorHAnsi"/>
        </w:rPr>
        <w:t xml:space="preserve"> This behaviour complements the </w:t>
      </w:r>
      <w:r w:rsidR="00A016A5">
        <w:rPr>
          <w:rFonts w:asciiTheme="majorHAnsi" w:hAnsiTheme="majorHAnsi" w:cstheme="majorHAnsi"/>
        </w:rPr>
        <w:t>high</w:t>
      </w:r>
      <w:r w:rsidR="000E45C1" w:rsidRPr="00A016A5">
        <w:rPr>
          <w:rFonts w:asciiTheme="majorHAnsi" w:hAnsiTheme="majorHAnsi" w:cstheme="majorHAnsi"/>
        </w:rPr>
        <w:t xml:space="preserve">-level obstacle avoidance dictated by the </w:t>
      </w:r>
      <w:r w:rsidR="00040C55" w:rsidRPr="00A016A5">
        <w:rPr>
          <w:rFonts w:asciiTheme="majorHAnsi" w:hAnsiTheme="majorHAnsi" w:cstheme="majorHAnsi"/>
        </w:rPr>
        <w:t xml:space="preserve">exploration algorithm and avoids the robot getting stuck when finding obstacles on its way to the next goal. </w:t>
      </w:r>
    </w:p>
    <w:p w14:paraId="6E5EFE70" w14:textId="3106744A" w:rsidR="00980B87" w:rsidRPr="00A016A5" w:rsidRDefault="00980B87" w:rsidP="00EB3BCB">
      <w:pPr>
        <w:jc w:val="both"/>
        <w:rPr>
          <w:rFonts w:asciiTheme="majorHAnsi" w:hAnsiTheme="majorHAnsi" w:cstheme="majorHAnsi"/>
        </w:rPr>
      </w:pPr>
      <w:r w:rsidRPr="00A016A5">
        <w:rPr>
          <w:rFonts w:asciiTheme="majorHAnsi" w:hAnsiTheme="majorHAnsi" w:cstheme="majorHAnsi"/>
          <w:b/>
        </w:rPr>
        <w:t>M</w:t>
      </w:r>
      <w:r w:rsidR="005B35B5" w:rsidRPr="00A016A5">
        <w:rPr>
          <w:rFonts w:asciiTheme="majorHAnsi" w:hAnsiTheme="majorHAnsi" w:cstheme="majorHAnsi"/>
          <w:b/>
        </w:rPr>
        <w:t xml:space="preserve">apping </w:t>
      </w:r>
      <w:r w:rsidR="00B1544E" w:rsidRPr="00A016A5">
        <w:rPr>
          <w:rFonts w:asciiTheme="majorHAnsi" w:hAnsiTheme="majorHAnsi" w:cstheme="majorHAnsi"/>
          <w:b/>
        </w:rPr>
        <w:t>task</w:t>
      </w:r>
      <w:r w:rsidRPr="00A016A5">
        <w:rPr>
          <w:rFonts w:asciiTheme="majorHAnsi" w:hAnsiTheme="majorHAnsi" w:cstheme="majorHAnsi"/>
        </w:rPr>
        <w:t xml:space="preserve">: </w:t>
      </w:r>
    </w:p>
    <w:p w14:paraId="1DB68E10" w14:textId="27306342" w:rsidR="00822A9A" w:rsidRPr="00A016A5" w:rsidRDefault="005F01E3" w:rsidP="00EB3BCB">
      <w:pPr>
        <w:jc w:val="both"/>
        <w:rPr>
          <w:rFonts w:asciiTheme="majorHAnsi" w:hAnsiTheme="majorHAnsi" w:cstheme="majorHAnsi"/>
        </w:rPr>
      </w:pPr>
      <w:r w:rsidRPr="00A016A5">
        <w:rPr>
          <w:rFonts w:asciiTheme="majorHAnsi" w:hAnsiTheme="majorHAnsi" w:cstheme="majorHAnsi"/>
        </w:rPr>
        <w:t>We defined 5 cell states</w:t>
      </w:r>
      <w:r w:rsidR="00822A9A" w:rsidRPr="00A016A5">
        <w:rPr>
          <w:rFonts w:asciiTheme="majorHAnsi" w:hAnsiTheme="majorHAnsi" w:cstheme="majorHAnsi"/>
        </w:rPr>
        <w:t xml:space="preserve"> to track the coverage of the map</w:t>
      </w:r>
      <w:r w:rsidRPr="00A016A5">
        <w:rPr>
          <w:rFonts w:asciiTheme="majorHAnsi" w:hAnsiTheme="majorHAnsi" w:cstheme="majorHAnsi"/>
        </w:rPr>
        <w:t xml:space="preserve"> with decreasing order of mapping priority:</w:t>
      </w:r>
      <w:r w:rsidR="00822A9A" w:rsidRPr="00A016A5">
        <w:rPr>
          <w:rFonts w:asciiTheme="majorHAnsi" w:hAnsiTheme="majorHAnsi" w:cstheme="majorHAnsi"/>
        </w:rPr>
        <w:t xml:space="preserve"> </w:t>
      </w:r>
    </w:p>
    <w:p w14:paraId="7F74CD2E" w14:textId="16FB9CD3"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OBSTACLE (O): The IR sensors detect</w:t>
      </w:r>
      <w:r w:rsidR="005F01E3" w:rsidRPr="00A016A5">
        <w:rPr>
          <w:rFonts w:asciiTheme="majorHAnsi" w:hAnsiTheme="majorHAnsi" w:cstheme="majorHAnsi"/>
        </w:rPr>
        <w:t xml:space="preserve">ed </w:t>
      </w:r>
      <w:r w:rsidRPr="00A016A5">
        <w:rPr>
          <w:rFonts w:asciiTheme="majorHAnsi" w:hAnsiTheme="majorHAnsi" w:cstheme="majorHAnsi"/>
        </w:rPr>
        <w:t>an obstacle in their reliable range. Priority 1</w:t>
      </w:r>
    </w:p>
    <w:p w14:paraId="3EF067F4" w14:textId="2C67BCAD"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LINE (L): The line sensor</w:t>
      </w:r>
      <w:r w:rsidR="005F01E3" w:rsidRPr="00A016A5">
        <w:rPr>
          <w:rFonts w:asciiTheme="majorHAnsi" w:hAnsiTheme="majorHAnsi" w:cstheme="majorHAnsi"/>
        </w:rPr>
        <w:t>s</w:t>
      </w:r>
      <w:r w:rsidRPr="00A016A5">
        <w:rPr>
          <w:rFonts w:asciiTheme="majorHAnsi" w:hAnsiTheme="majorHAnsi" w:cstheme="majorHAnsi"/>
        </w:rPr>
        <w:t xml:space="preserve"> detected a line</w:t>
      </w:r>
      <w:r w:rsidR="00AC4E95">
        <w:rPr>
          <w:rFonts w:asciiTheme="majorHAnsi" w:hAnsiTheme="majorHAnsi" w:cstheme="majorHAnsi"/>
        </w:rPr>
        <w:t xml:space="preserve"> on</w:t>
      </w:r>
      <w:r w:rsidRPr="00A016A5">
        <w:rPr>
          <w:rFonts w:asciiTheme="majorHAnsi" w:hAnsiTheme="majorHAnsi" w:cstheme="majorHAnsi"/>
        </w:rPr>
        <w:t xml:space="preserve"> the floor. Priority 2</w:t>
      </w:r>
    </w:p>
    <w:p w14:paraId="27D0DA6D" w14:textId="0C363F38"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BORDER (B): Virtual border around obstacle</w:t>
      </w:r>
      <w:r w:rsidR="005F01E3" w:rsidRPr="00A016A5">
        <w:rPr>
          <w:rFonts w:asciiTheme="majorHAnsi" w:hAnsiTheme="majorHAnsi" w:cstheme="majorHAnsi"/>
        </w:rPr>
        <w:t>s. Used by the exploration algorithm</w:t>
      </w:r>
      <w:r w:rsidRPr="00A016A5">
        <w:rPr>
          <w:rFonts w:asciiTheme="majorHAnsi" w:hAnsiTheme="majorHAnsi" w:cstheme="majorHAnsi"/>
        </w:rPr>
        <w:t xml:space="preserve"> to </w:t>
      </w:r>
      <w:r w:rsidR="005F01E3" w:rsidRPr="00A016A5">
        <w:rPr>
          <w:rFonts w:asciiTheme="majorHAnsi" w:hAnsiTheme="majorHAnsi" w:cstheme="majorHAnsi"/>
        </w:rPr>
        <w:t xml:space="preserve">reduce likelihood of </w:t>
      </w:r>
      <w:r w:rsidRPr="00A016A5">
        <w:rPr>
          <w:rFonts w:asciiTheme="majorHAnsi" w:hAnsiTheme="majorHAnsi" w:cstheme="majorHAnsi"/>
        </w:rPr>
        <w:t>clashing with the physical object.  Priority 3</w:t>
      </w:r>
    </w:p>
    <w:p w14:paraId="125858D3" w14:textId="35C4CE32"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VISITED (</w:t>
      </w:r>
      <w:r w:rsidR="005F01E3" w:rsidRPr="00A016A5">
        <w:rPr>
          <w:rFonts w:asciiTheme="majorHAnsi" w:hAnsiTheme="majorHAnsi" w:cstheme="majorHAnsi"/>
        </w:rPr>
        <w:t>.</w:t>
      </w:r>
      <w:r w:rsidRPr="00A016A5">
        <w:rPr>
          <w:rFonts w:asciiTheme="majorHAnsi" w:hAnsiTheme="majorHAnsi" w:cstheme="majorHAnsi"/>
        </w:rPr>
        <w:t>): The robot has been over that cell. Priority 4</w:t>
      </w:r>
    </w:p>
    <w:p w14:paraId="6254463B" w14:textId="2CE3051D"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EXPLORED (</w:t>
      </w:r>
      <w:r w:rsidR="005F01E3" w:rsidRPr="00A016A5">
        <w:rPr>
          <w:rFonts w:asciiTheme="majorHAnsi" w:hAnsiTheme="majorHAnsi" w:cstheme="majorHAnsi"/>
        </w:rPr>
        <w:t>*</w:t>
      </w:r>
      <w:r w:rsidRPr="00A016A5">
        <w:rPr>
          <w:rFonts w:asciiTheme="majorHAnsi" w:hAnsiTheme="majorHAnsi" w:cstheme="majorHAnsi"/>
        </w:rPr>
        <w:t>) = The robot has detected an empty space using its IR sensors, that means that is available for visiting but it not visited yet. Priority 5</w:t>
      </w:r>
    </w:p>
    <w:p w14:paraId="56172C62" w14:textId="5158B45D" w:rsidR="00822A9A" w:rsidRPr="00A016A5" w:rsidRDefault="00822A9A" w:rsidP="00BA4792">
      <w:pPr>
        <w:pStyle w:val="ListParagraph"/>
        <w:numPr>
          <w:ilvl w:val="0"/>
          <w:numId w:val="29"/>
        </w:numPr>
        <w:spacing w:after="120" w:line="240" w:lineRule="auto"/>
        <w:ind w:left="714" w:hanging="357"/>
        <w:jc w:val="both"/>
        <w:rPr>
          <w:rFonts w:asciiTheme="majorHAnsi" w:hAnsiTheme="majorHAnsi" w:cstheme="majorHAnsi"/>
        </w:rPr>
      </w:pPr>
      <w:r w:rsidRPr="00A016A5">
        <w:rPr>
          <w:rFonts w:asciiTheme="majorHAnsi" w:hAnsiTheme="majorHAnsi" w:cstheme="majorHAnsi"/>
        </w:rPr>
        <w:t>UKNOWN (</w:t>
      </w:r>
      <w:r w:rsidR="005F01E3" w:rsidRPr="00A016A5">
        <w:rPr>
          <w:rFonts w:asciiTheme="majorHAnsi" w:hAnsiTheme="majorHAnsi" w:cstheme="majorHAnsi"/>
        </w:rPr>
        <w:t>#</w:t>
      </w:r>
      <w:r w:rsidRPr="00A016A5">
        <w:rPr>
          <w:rFonts w:asciiTheme="majorHAnsi" w:hAnsiTheme="majorHAnsi" w:cstheme="majorHAnsi"/>
        </w:rPr>
        <w:t>) = Unexplored cell</w:t>
      </w:r>
      <w:r w:rsidR="005F01E3" w:rsidRPr="00A016A5">
        <w:rPr>
          <w:rFonts w:asciiTheme="majorHAnsi" w:hAnsiTheme="majorHAnsi" w:cstheme="majorHAnsi"/>
        </w:rPr>
        <w:t xml:space="preserve"> within the </w:t>
      </w:r>
      <w:r w:rsidRPr="00A016A5">
        <w:rPr>
          <w:rFonts w:asciiTheme="majorHAnsi" w:hAnsiTheme="majorHAnsi" w:cstheme="majorHAnsi"/>
        </w:rPr>
        <w:t>limit</w:t>
      </w:r>
      <w:r w:rsidR="005F01E3" w:rsidRPr="00A016A5">
        <w:rPr>
          <w:rFonts w:asciiTheme="majorHAnsi" w:hAnsiTheme="majorHAnsi" w:cstheme="majorHAnsi"/>
        </w:rPr>
        <w:t>s</w:t>
      </w:r>
      <w:r w:rsidRPr="00A016A5">
        <w:rPr>
          <w:rFonts w:asciiTheme="majorHAnsi" w:hAnsiTheme="majorHAnsi" w:cstheme="majorHAnsi"/>
        </w:rPr>
        <w:t xml:space="preserve"> of the map. Priority 6</w:t>
      </w:r>
    </w:p>
    <w:p w14:paraId="520E9B78" w14:textId="17C06D40" w:rsidR="00822A9A" w:rsidRPr="00A016A5" w:rsidRDefault="00822A9A" w:rsidP="00EB3BCB">
      <w:pPr>
        <w:jc w:val="both"/>
        <w:rPr>
          <w:rFonts w:asciiTheme="majorHAnsi" w:hAnsiTheme="majorHAnsi" w:cstheme="majorHAnsi"/>
        </w:rPr>
      </w:pPr>
      <w:r w:rsidRPr="00A016A5">
        <w:rPr>
          <w:rFonts w:asciiTheme="majorHAnsi" w:hAnsiTheme="majorHAnsi" w:cstheme="majorHAnsi"/>
        </w:rPr>
        <w:t>They have different priority to</w:t>
      </w:r>
      <w:r w:rsidR="005F01E3" w:rsidRPr="00A016A5">
        <w:rPr>
          <w:rFonts w:asciiTheme="majorHAnsi" w:hAnsiTheme="majorHAnsi" w:cstheme="majorHAnsi"/>
        </w:rPr>
        <w:t xml:space="preserve"> avoid overwriting already mapped cells</w:t>
      </w:r>
      <w:r w:rsidRPr="00A016A5">
        <w:rPr>
          <w:rFonts w:asciiTheme="majorHAnsi" w:hAnsiTheme="majorHAnsi" w:cstheme="majorHAnsi"/>
        </w:rPr>
        <w:t xml:space="preserve">. For instance, a VISITED cell, cannot be </w:t>
      </w:r>
      <w:r w:rsidR="005F01E3" w:rsidRPr="00A016A5">
        <w:rPr>
          <w:rFonts w:asciiTheme="majorHAnsi" w:hAnsiTheme="majorHAnsi" w:cstheme="majorHAnsi"/>
        </w:rPr>
        <w:t>labelled</w:t>
      </w:r>
      <w:r w:rsidRPr="00A016A5">
        <w:rPr>
          <w:rFonts w:asciiTheme="majorHAnsi" w:hAnsiTheme="majorHAnsi" w:cstheme="majorHAnsi"/>
        </w:rPr>
        <w:t xml:space="preserve"> as EXPLORED again, regardless if the sensors detect that there is an empty space, because VISITED has higher priority than EXPLORED.</w:t>
      </w:r>
    </w:p>
    <w:p w14:paraId="2A61FEDF" w14:textId="0CE9B04C" w:rsidR="00D74836" w:rsidRPr="00A016A5" w:rsidRDefault="00D74836" w:rsidP="00EB3BCB">
      <w:pPr>
        <w:pStyle w:val="Heading1"/>
        <w:numPr>
          <w:ilvl w:val="0"/>
          <w:numId w:val="2"/>
        </w:numPr>
        <w:jc w:val="both"/>
        <w:rPr>
          <w:b/>
          <w:sz w:val="28"/>
        </w:rPr>
      </w:pPr>
      <w:r w:rsidRPr="00A016A5">
        <w:rPr>
          <w:b/>
          <w:sz w:val="28"/>
        </w:rPr>
        <w:t>Experimental validation:</w:t>
      </w:r>
    </w:p>
    <w:p w14:paraId="47A7BD15" w14:textId="54592644" w:rsidR="00DC7E05" w:rsidRPr="00DF189F" w:rsidRDefault="003B1EFE" w:rsidP="00EB3BCB">
      <w:pPr>
        <w:pStyle w:val="Heading3"/>
        <w:numPr>
          <w:ilvl w:val="1"/>
          <w:numId w:val="2"/>
        </w:numPr>
        <w:spacing w:before="120" w:line="240" w:lineRule="auto"/>
        <w:ind w:left="714" w:hanging="357"/>
        <w:jc w:val="both"/>
      </w:pPr>
      <w:r>
        <w:rPr>
          <w:rFonts w:cstheme="majorHAnsi"/>
        </w:rPr>
        <w:t xml:space="preserve"> </w:t>
      </w:r>
      <w:r w:rsidR="00DC7E05" w:rsidRPr="00DF189F">
        <w:rPr>
          <w:rFonts w:cstheme="majorHAnsi"/>
        </w:rPr>
        <w:t xml:space="preserve">Goal </w:t>
      </w:r>
      <w:r w:rsidR="00A016A5">
        <w:rPr>
          <w:rFonts w:cstheme="majorHAnsi"/>
        </w:rPr>
        <w:t xml:space="preserve">and scope </w:t>
      </w:r>
      <w:r w:rsidR="00DC7E05" w:rsidRPr="00DF189F">
        <w:rPr>
          <w:rFonts w:cstheme="majorHAnsi"/>
        </w:rPr>
        <w:t>of the experiment:</w:t>
      </w:r>
    </w:p>
    <w:p w14:paraId="2096F83F" w14:textId="01D2D9E9" w:rsidR="001D5746" w:rsidRDefault="00A016A5" w:rsidP="00BA4792">
      <w:pPr>
        <w:spacing w:before="120" w:after="120" w:line="240" w:lineRule="auto"/>
        <w:jc w:val="both"/>
        <w:rPr>
          <w:rFonts w:asciiTheme="majorHAnsi" w:hAnsiTheme="majorHAnsi" w:cstheme="majorHAnsi"/>
        </w:rPr>
      </w:pPr>
      <w:r>
        <w:rPr>
          <w:rFonts w:asciiTheme="majorHAnsi" w:hAnsiTheme="majorHAnsi" w:cstheme="majorHAnsi"/>
          <w:b/>
        </w:rPr>
        <w:t>Our goal was to q</w:t>
      </w:r>
      <w:r w:rsidR="00DC7E05" w:rsidRPr="00155EF1">
        <w:rPr>
          <w:rFonts w:asciiTheme="majorHAnsi" w:hAnsiTheme="majorHAnsi" w:cstheme="majorHAnsi"/>
          <w:b/>
        </w:rPr>
        <w:t xml:space="preserve">uantify the </w:t>
      </w:r>
      <w:r w:rsidR="00DF189F" w:rsidRPr="00155EF1">
        <w:rPr>
          <w:rFonts w:asciiTheme="majorHAnsi" w:hAnsiTheme="majorHAnsi" w:cstheme="majorHAnsi"/>
          <w:b/>
        </w:rPr>
        <w:t xml:space="preserve">effect of different subsystem </w:t>
      </w:r>
      <w:r>
        <w:rPr>
          <w:rFonts w:asciiTheme="majorHAnsi" w:hAnsiTheme="majorHAnsi" w:cstheme="majorHAnsi"/>
          <w:b/>
        </w:rPr>
        <w:t>additions</w:t>
      </w:r>
      <w:r w:rsidR="00DF189F" w:rsidRPr="00155EF1">
        <w:rPr>
          <w:rFonts w:asciiTheme="majorHAnsi" w:hAnsiTheme="majorHAnsi" w:cstheme="majorHAnsi"/>
          <w:b/>
        </w:rPr>
        <w:t xml:space="preserve"> on the </w:t>
      </w:r>
      <w:r>
        <w:rPr>
          <w:rFonts w:asciiTheme="majorHAnsi" w:hAnsiTheme="majorHAnsi" w:cstheme="majorHAnsi"/>
          <w:b/>
        </w:rPr>
        <w:t xml:space="preserve">map </w:t>
      </w:r>
      <w:r w:rsidR="00DF189F" w:rsidRPr="00155EF1">
        <w:rPr>
          <w:rFonts w:asciiTheme="majorHAnsi" w:hAnsiTheme="majorHAnsi" w:cstheme="majorHAnsi"/>
          <w:b/>
        </w:rPr>
        <w:t xml:space="preserve">coverage and </w:t>
      </w:r>
      <w:r w:rsidR="00DC7E05" w:rsidRPr="00155EF1">
        <w:rPr>
          <w:rFonts w:asciiTheme="majorHAnsi" w:hAnsiTheme="majorHAnsi" w:cstheme="majorHAnsi"/>
          <w:b/>
        </w:rPr>
        <w:t>mapping accuracy</w:t>
      </w:r>
      <w:r w:rsidR="00DF189F">
        <w:rPr>
          <w:rFonts w:asciiTheme="majorHAnsi" w:hAnsiTheme="majorHAnsi" w:cstheme="majorHAnsi"/>
        </w:rPr>
        <w:t xml:space="preserve">. </w:t>
      </w:r>
      <w:r>
        <w:rPr>
          <w:rFonts w:asciiTheme="majorHAnsi" w:hAnsiTheme="majorHAnsi" w:cstheme="majorHAnsi"/>
        </w:rPr>
        <w:t>We carried out five</w:t>
      </w:r>
      <w:r w:rsidR="00DF189F">
        <w:rPr>
          <w:rFonts w:asciiTheme="majorHAnsi" w:hAnsiTheme="majorHAnsi" w:cstheme="majorHAnsi"/>
        </w:rPr>
        <w:t xml:space="preserve"> different experiments </w:t>
      </w:r>
      <w:r w:rsidR="00E420F4">
        <w:rPr>
          <w:rFonts w:asciiTheme="majorHAnsi" w:hAnsiTheme="majorHAnsi" w:cstheme="majorHAnsi"/>
        </w:rPr>
        <w:t xml:space="preserve">on the proposed </w:t>
      </w:r>
      <w:r>
        <w:rPr>
          <w:rFonts w:asciiTheme="majorHAnsi" w:hAnsiTheme="majorHAnsi" w:cstheme="majorHAnsi"/>
        </w:rPr>
        <w:t xml:space="preserve">‘Experiment-2’ </w:t>
      </w:r>
      <w:r w:rsidR="00E420F4">
        <w:rPr>
          <w:rFonts w:asciiTheme="majorHAnsi" w:hAnsiTheme="majorHAnsi" w:cstheme="majorHAnsi"/>
        </w:rPr>
        <w:t>map</w:t>
      </w:r>
      <w:r w:rsidR="00AC4E95">
        <w:rPr>
          <w:rFonts w:asciiTheme="majorHAnsi" w:hAnsiTheme="majorHAnsi" w:cstheme="majorHAnsi"/>
        </w:rPr>
        <w:t xml:space="preserve">. All experiments </w:t>
      </w:r>
      <w:r w:rsidR="00E420F4">
        <w:rPr>
          <w:rFonts w:asciiTheme="majorHAnsi" w:hAnsiTheme="majorHAnsi" w:cstheme="majorHAnsi"/>
        </w:rPr>
        <w:t>includ</w:t>
      </w:r>
      <w:r w:rsidR="00AC4E95">
        <w:rPr>
          <w:rFonts w:asciiTheme="majorHAnsi" w:hAnsiTheme="majorHAnsi" w:cstheme="majorHAnsi"/>
        </w:rPr>
        <w:t>ed</w:t>
      </w:r>
      <w:r w:rsidR="00E420F4">
        <w:rPr>
          <w:rFonts w:asciiTheme="majorHAnsi" w:hAnsiTheme="majorHAnsi" w:cstheme="majorHAnsi"/>
        </w:rPr>
        <w:t xml:space="preserve"> obstacles</w:t>
      </w:r>
      <w:r w:rsidR="00AC4E95">
        <w:rPr>
          <w:rFonts w:asciiTheme="majorHAnsi" w:hAnsiTheme="majorHAnsi" w:cstheme="majorHAnsi"/>
        </w:rPr>
        <w:t xml:space="preserve"> since we wanted to evaluate the performance of the different subsystems under the ‘real’ environmental conditions proposed for the treasure hunt problem</w:t>
      </w:r>
      <w:r w:rsidR="00E420F4">
        <w:rPr>
          <w:rFonts w:asciiTheme="majorHAnsi" w:hAnsiTheme="majorHAnsi" w:cstheme="majorHAnsi"/>
        </w:rPr>
        <w:t xml:space="preserve">. </w:t>
      </w:r>
      <w:r>
        <w:rPr>
          <w:rFonts w:asciiTheme="majorHAnsi" w:hAnsiTheme="majorHAnsi" w:cstheme="majorHAnsi"/>
        </w:rPr>
        <w:t>Four</w:t>
      </w:r>
      <w:r w:rsidR="00E420F4">
        <w:rPr>
          <w:rFonts w:asciiTheme="majorHAnsi" w:hAnsiTheme="majorHAnsi" w:cstheme="majorHAnsi"/>
        </w:rPr>
        <w:t xml:space="preserve"> tests included the exploration algorithm with the</w:t>
      </w:r>
      <w:r>
        <w:rPr>
          <w:rFonts w:asciiTheme="majorHAnsi" w:hAnsiTheme="majorHAnsi" w:cstheme="majorHAnsi"/>
        </w:rPr>
        <w:t>ir</w:t>
      </w:r>
      <w:r w:rsidR="00E420F4">
        <w:rPr>
          <w:rFonts w:asciiTheme="majorHAnsi" w:hAnsiTheme="majorHAnsi" w:cstheme="majorHAnsi"/>
        </w:rPr>
        <w:t xml:space="preserve"> difference being the implementation or not of the sensor fusion and </w:t>
      </w:r>
      <w:r>
        <w:rPr>
          <w:rFonts w:asciiTheme="majorHAnsi" w:hAnsiTheme="majorHAnsi" w:cstheme="majorHAnsi"/>
        </w:rPr>
        <w:t>reactive</w:t>
      </w:r>
      <w:r w:rsidR="00E420F4">
        <w:rPr>
          <w:rFonts w:asciiTheme="majorHAnsi" w:hAnsiTheme="majorHAnsi" w:cstheme="majorHAnsi"/>
        </w:rPr>
        <w:t xml:space="preserve"> obstacle avoidance behaviour (</w:t>
      </w:r>
      <w:r w:rsidR="003B1EFE">
        <w:rPr>
          <w:rFonts w:asciiTheme="majorHAnsi" w:hAnsiTheme="majorHAnsi" w:cstheme="majorHAnsi"/>
        </w:rPr>
        <w:fldChar w:fldCharType="begin"/>
      </w:r>
      <w:r w:rsidR="003B1EFE">
        <w:rPr>
          <w:rFonts w:asciiTheme="majorHAnsi" w:hAnsiTheme="majorHAnsi" w:cstheme="majorHAnsi"/>
        </w:rPr>
        <w:instrText xml:space="preserve"> REF _Ref8136687 \h  \* MERGEFORMAT </w:instrText>
      </w:r>
      <w:r w:rsidR="003B1EFE">
        <w:rPr>
          <w:rFonts w:asciiTheme="majorHAnsi" w:hAnsiTheme="majorHAnsi" w:cstheme="majorHAnsi"/>
        </w:rPr>
      </w:r>
      <w:r w:rsidR="003B1EFE">
        <w:rPr>
          <w:rFonts w:asciiTheme="majorHAnsi" w:hAnsiTheme="majorHAnsi" w:cstheme="majorHAnsi"/>
        </w:rPr>
        <w:fldChar w:fldCharType="separate"/>
      </w:r>
      <w:r w:rsidR="003B1EFE" w:rsidRPr="003B1EFE">
        <w:rPr>
          <w:sz w:val="20"/>
        </w:rPr>
        <w:t xml:space="preserve">Table </w:t>
      </w:r>
      <w:r w:rsidR="003B1EFE" w:rsidRPr="003B1EFE">
        <w:rPr>
          <w:noProof/>
          <w:sz w:val="20"/>
        </w:rPr>
        <w:t>1</w:t>
      </w:r>
      <w:r w:rsidR="003B1EFE">
        <w:rPr>
          <w:rFonts w:asciiTheme="majorHAnsi" w:hAnsiTheme="majorHAnsi" w:cstheme="majorHAnsi"/>
        </w:rPr>
        <w:fldChar w:fldCharType="end"/>
      </w:r>
      <w:r w:rsidR="003B1EFE">
        <w:rPr>
          <w:rFonts w:asciiTheme="majorHAnsi" w:hAnsiTheme="majorHAnsi" w:cstheme="majorHAnsi"/>
        </w:rPr>
        <w:t>)</w:t>
      </w:r>
      <w:r>
        <w:rPr>
          <w:rFonts w:asciiTheme="majorHAnsi" w:hAnsiTheme="majorHAnsi" w:cstheme="majorHAnsi"/>
        </w:rPr>
        <w:t xml:space="preserve">. </w:t>
      </w:r>
      <w:ins w:id="3" w:author="Yusseff Dominguez" w:date="2019-05-15T00:36:00Z">
        <w:r w:rsidR="001B0FFC" w:rsidRPr="001B0FFC">
          <w:rPr>
            <w:rFonts w:asciiTheme="majorHAnsi" w:hAnsiTheme="majorHAnsi" w:cstheme="majorHAnsi"/>
            <w:rPrChange w:id="4" w:author="Yusseff Dominguez" w:date="2019-05-15T00:37:00Z">
              <w:rPr/>
            </w:rPrChange>
          </w:rPr>
          <w:t>These were compared with a baseline behaviour, implementing movement with no exploration algorithm and basic obstacle avoidance using only one distance sensor in the front.</w:t>
        </w:r>
      </w:ins>
      <w:del w:id="5" w:author="Yusseff Dominguez" w:date="2019-05-15T00:36:00Z">
        <w:r w:rsidDel="001B0FFC">
          <w:rPr>
            <w:rFonts w:asciiTheme="majorHAnsi" w:hAnsiTheme="majorHAnsi" w:cstheme="majorHAnsi"/>
          </w:rPr>
          <w:delText xml:space="preserve">In addition, a fifth test using random movement (no exploration algorithm) and a basic obstacle avoidance behaviour using only the front distance sensor was performed </w:delText>
        </w:r>
        <w:r w:rsidR="00DC1EFE" w:rsidDel="001B0FFC">
          <w:rPr>
            <w:rFonts w:asciiTheme="majorHAnsi" w:hAnsiTheme="majorHAnsi" w:cstheme="majorHAnsi"/>
          </w:rPr>
          <w:delText xml:space="preserve">as ‘baseline’ behaviour </w:delText>
        </w:r>
        <w:r w:rsidDel="001B0FFC">
          <w:rPr>
            <w:rFonts w:asciiTheme="majorHAnsi" w:hAnsiTheme="majorHAnsi" w:cstheme="majorHAnsi"/>
          </w:rPr>
          <w:delText xml:space="preserve">for </w:delText>
        </w:r>
        <w:r w:rsidR="00DC1EFE" w:rsidDel="001B0FFC">
          <w:rPr>
            <w:rFonts w:asciiTheme="majorHAnsi" w:hAnsiTheme="majorHAnsi" w:cstheme="majorHAnsi"/>
          </w:rPr>
          <w:delText>comparison.</w:delText>
        </w:r>
        <w:r w:rsidR="001D5746" w:rsidDel="001B0FFC">
          <w:rPr>
            <w:rFonts w:asciiTheme="majorHAnsi" w:hAnsiTheme="majorHAnsi" w:cstheme="majorHAnsi"/>
          </w:rPr>
          <w:delText xml:space="preserve"> </w:delText>
        </w:r>
      </w:del>
    </w:p>
    <w:p w14:paraId="7C3134F0" w14:textId="5FF37834" w:rsidR="00E420F4" w:rsidRDefault="001B0FFC" w:rsidP="00EB3BCB">
      <w:pPr>
        <w:spacing w:before="120" w:after="240" w:line="240" w:lineRule="auto"/>
        <w:jc w:val="both"/>
        <w:rPr>
          <w:rFonts w:asciiTheme="majorHAnsi" w:hAnsiTheme="majorHAnsi" w:cstheme="majorHAnsi"/>
        </w:rPr>
      </w:pPr>
      <w:ins w:id="6" w:author="Yusseff Dominguez" w:date="2019-05-15T00:37:00Z">
        <w:r>
          <w:rPr>
            <w:rFonts w:asciiTheme="majorHAnsi" w:hAnsiTheme="majorHAnsi" w:cstheme="majorHAnsi"/>
          </w:rPr>
          <w:t>Reactive obstacle avoidance behaviour was considered as an</w:t>
        </w:r>
      </w:ins>
      <w:ins w:id="7" w:author="Yusseff Dominguez" w:date="2019-05-15T00:38:00Z">
        <w:r>
          <w:rPr>
            <w:rFonts w:asciiTheme="majorHAnsi" w:hAnsiTheme="majorHAnsi" w:cstheme="majorHAnsi"/>
          </w:rPr>
          <w:t xml:space="preserve"> important factor in the implementation, since </w:t>
        </w:r>
        <w:r w:rsidR="007C0F05">
          <w:rPr>
            <w:rFonts w:asciiTheme="majorHAnsi" w:hAnsiTheme="majorHAnsi" w:cstheme="majorHAnsi"/>
          </w:rPr>
          <w:t>during a testing stage</w:t>
        </w:r>
      </w:ins>
      <w:ins w:id="8" w:author="Yusseff Dominguez" w:date="2019-05-15T00:39:00Z">
        <w:r w:rsidR="007C0F05">
          <w:rPr>
            <w:rFonts w:asciiTheme="majorHAnsi" w:hAnsiTheme="majorHAnsi" w:cstheme="majorHAnsi"/>
          </w:rPr>
          <w:t xml:space="preserve">, it was observed that by enabling this feature by default, there were conflicts during the exploration </w:t>
        </w:r>
      </w:ins>
      <w:ins w:id="9" w:author="Yusseff Dominguez" w:date="2019-05-15T00:40:00Z">
        <w:r w:rsidR="007C0F05">
          <w:rPr>
            <w:rFonts w:asciiTheme="majorHAnsi" w:hAnsiTheme="majorHAnsi" w:cstheme="majorHAnsi"/>
          </w:rPr>
          <w:t xml:space="preserve">algorithm, making the robot get stuck without reaching a desired position close to a detected object. </w:t>
        </w:r>
      </w:ins>
      <w:del w:id="10" w:author="Yusseff Dominguez" w:date="2019-05-15T00:40:00Z">
        <w:r w:rsidR="001D5746" w:rsidDel="007C0F05">
          <w:rPr>
            <w:rFonts w:asciiTheme="majorHAnsi" w:hAnsiTheme="majorHAnsi" w:cstheme="majorHAnsi"/>
          </w:rPr>
          <w:delText xml:space="preserve">The reason for the reactive obstacle avoidance behaviour being considered as another factor on our research is that during our previous development and testing stage we observed that having this function active by default produced conflicts with the path planning from the exploration algorithm and the robot could get stuck, blocking further exploration. </w:delText>
        </w:r>
      </w:del>
      <w:del w:id="11" w:author="Yusseff Dominguez" w:date="2019-05-15T00:41:00Z">
        <w:r w:rsidR="001D5746" w:rsidDel="007C0F05">
          <w:rPr>
            <w:rFonts w:asciiTheme="majorHAnsi" w:hAnsiTheme="majorHAnsi" w:cstheme="majorHAnsi"/>
          </w:rPr>
          <w:delText>We found t</w:delText>
        </w:r>
      </w:del>
      <w:ins w:id="12" w:author="Yusseff Dominguez" w:date="2019-05-15T00:41:00Z">
        <w:r w:rsidR="007C0F05">
          <w:rPr>
            <w:rFonts w:asciiTheme="majorHAnsi" w:hAnsiTheme="majorHAnsi" w:cstheme="majorHAnsi"/>
          </w:rPr>
          <w:t>T</w:t>
        </w:r>
      </w:ins>
      <w:r w:rsidR="001D5746">
        <w:rPr>
          <w:rFonts w:asciiTheme="majorHAnsi" w:hAnsiTheme="majorHAnsi" w:cstheme="majorHAnsi"/>
        </w:rPr>
        <w:t xml:space="preserve">his reactive obstacle avoidance </w:t>
      </w:r>
      <w:r w:rsidR="00BA4792">
        <w:rPr>
          <w:rFonts w:asciiTheme="majorHAnsi" w:hAnsiTheme="majorHAnsi" w:cstheme="majorHAnsi"/>
        </w:rPr>
        <w:t xml:space="preserve">was only useful when the robot had to move to far-away positions </w:t>
      </w:r>
      <w:del w:id="13" w:author="Yusseff Dominguez" w:date="2019-05-15T00:42:00Z">
        <w:r w:rsidR="00BA4792" w:rsidDel="007C0F05">
          <w:rPr>
            <w:rFonts w:asciiTheme="majorHAnsi" w:hAnsiTheme="majorHAnsi" w:cstheme="majorHAnsi"/>
          </w:rPr>
          <w:delText xml:space="preserve">where </w:delText>
        </w:r>
      </w:del>
      <w:ins w:id="14" w:author="Yusseff Dominguez" w:date="2019-05-15T00:42:00Z">
        <w:r w:rsidR="007C0F05">
          <w:rPr>
            <w:rFonts w:asciiTheme="majorHAnsi" w:hAnsiTheme="majorHAnsi" w:cstheme="majorHAnsi"/>
          </w:rPr>
          <w:t>with no path planning and uncertainty of obstacles on the way.</w:t>
        </w:r>
        <w:r w:rsidR="007C0F05">
          <w:rPr>
            <w:rFonts w:asciiTheme="majorHAnsi" w:hAnsiTheme="majorHAnsi" w:cstheme="majorHAnsi"/>
          </w:rPr>
          <w:t xml:space="preserve"> </w:t>
        </w:r>
      </w:ins>
      <w:del w:id="15" w:author="Yusseff Dominguez" w:date="2019-05-15T00:41:00Z">
        <w:r w:rsidR="00BA4792" w:rsidDel="007C0F05">
          <w:rPr>
            <w:rFonts w:asciiTheme="majorHAnsi" w:hAnsiTheme="majorHAnsi" w:cstheme="majorHAnsi"/>
          </w:rPr>
          <w:delText>the robot didn’t know if there were obstacles in the middle</w:delText>
        </w:r>
      </w:del>
      <w:r w:rsidR="00BA4792">
        <w:rPr>
          <w:rFonts w:asciiTheme="majorHAnsi" w:hAnsiTheme="majorHAnsi" w:cstheme="majorHAnsi"/>
        </w:rPr>
        <w:t xml:space="preserve">. Therefore, when this type of behaviour is included, it is </w:t>
      </w:r>
      <w:del w:id="16" w:author="Yusseff Dominguez" w:date="2019-05-15T00:43:00Z">
        <w:r w:rsidR="00BA4792" w:rsidDel="0058322C">
          <w:rPr>
            <w:rFonts w:asciiTheme="majorHAnsi" w:hAnsiTheme="majorHAnsi" w:cstheme="majorHAnsi"/>
          </w:rPr>
          <w:delText>only activated in that scenario of moving to far regions</w:delText>
        </w:r>
      </w:del>
      <w:ins w:id="17" w:author="Yusseff Dominguez" w:date="2019-05-15T00:43:00Z">
        <w:r w:rsidR="0058322C">
          <w:rPr>
            <w:rFonts w:asciiTheme="majorHAnsi" w:hAnsiTheme="majorHAnsi" w:cstheme="majorHAnsi"/>
          </w:rPr>
          <w:t>enabled on far hops on the map</w:t>
        </w:r>
      </w:ins>
      <w:r w:rsidR="00BA4792">
        <w:rPr>
          <w:rFonts w:asciiTheme="majorHAnsi" w:hAnsiTheme="majorHAnsi" w:cstheme="majorHAnsi"/>
        </w:rPr>
        <w:t xml:space="preserve">. </w:t>
      </w:r>
      <w:del w:id="18" w:author="Yusseff Dominguez" w:date="2019-05-15T00:44:00Z">
        <w:r w:rsidR="00BA4792" w:rsidDel="0058322C">
          <w:rPr>
            <w:rFonts w:asciiTheme="majorHAnsi" w:hAnsiTheme="majorHAnsi" w:cstheme="majorHAnsi"/>
          </w:rPr>
          <w:delText>We estimated</w:delText>
        </w:r>
      </w:del>
      <w:ins w:id="19" w:author="Yusseff Dominguez" w:date="2019-05-15T00:44:00Z">
        <w:r w:rsidR="0058322C">
          <w:rPr>
            <w:rFonts w:asciiTheme="majorHAnsi" w:hAnsiTheme="majorHAnsi" w:cstheme="majorHAnsi"/>
          </w:rPr>
          <w:t>It was</w:t>
        </w:r>
      </w:ins>
      <w:r w:rsidR="00BA4792">
        <w:rPr>
          <w:rFonts w:asciiTheme="majorHAnsi" w:hAnsiTheme="majorHAnsi" w:cstheme="majorHAnsi"/>
        </w:rPr>
        <w:t xml:space="preserve"> necessary to evaluate the effect of adding or not this behaviour in our research</w:t>
      </w:r>
      <w:r w:rsidR="00A627FB">
        <w:rPr>
          <w:rFonts w:asciiTheme="majorHAnsi" w:hAnsiTheme="majorHAnsi" w:cstheme="majorHAnsi"/>
        </w:rPr>
        <w:t xml:space="preserve"> since </w:t>
      </w:r>
      <w:del w:id="20" w:author="Yusseff Dominguez" w:date="2019-05-15T00:44:00Z">
        <w:r w:rsidR="00A627FB" w:rsidDel="0058322C">
          <w:rPr>
            <w:rFonts w:asciiTheme="majorHAnsi" w:hAnsiTheme="majorHAnsi" w:cstheme="majorHAnsi"/>
          </w:rPr>
          <w:delText xml:space="preserve">we didn’t know </w:delText>
        </w:r>
      </w:del>
      <w:ins w:id="21" w:author="Yusseff Dominguez" w:date="2019-05-15T00:44:00Z">
        <w:r w:rsidR="0058322C">
          <w:rPr>
            <w:rFonts w:asciiTheme="majorHAnsi" w:hAnsiTheme="majorHAnsi" w:cstheme="majorHAnsi"/>
          </w:rPr>
          <w:t xml:space="preserve">there was no </w:t>
        </w:r>
      </w:ins>
      <w:r w:rsidR="00A627FB" w:rsidRPr="00A627FB">
        <w:rPr>
          <w:rFonts w:asciiTheme="majorHAnsi" w:hAnsiTheme="majorHAnsi" w:cstheme="majorHAnsi"/>
          <w:i/>
        </w:rPr>
        <w:t>a priori</w:t>
      </w:r>
      <w:ins w:id="22" w:author="Yusseff Dominguez" w:date="2019-05-15T00:44:00Z">
        <w:r w:rsidR="0058322C">
          <w:rPr>
            <w:rFonts w:asciiTheme="majorHAnsi" w:hAnsiTheme="majorHAnsi" w:cstheme="majorHAnsi"/>
            <w:i/>
          </w:rPr>
          <w:t xml:space="preserve"> knowledge of</w:t>
        </w:r>
      </w:ins>
      <w:r w:rsidR="00A627FB">
        <w:rPr>
          <w:rFonts w:asciiTheme="majorHAnsi" w:hAnsiTheme="majorHAnsi" w:cstheme="majorHAnsi"/>
        </w:rPr>
        <w:t xml:space="preserve"> the possible effects on the coverage</w:t>
      </w:r>
      <w:r w:rsidR="00BA4792">
        <w:rPr>
          <w:rFonts w:asciiTheme="majorHAnsi" w:hAnsiTheme="majorHAnsi" w:cstheme="majorHAnsi"/>
        </w:rPr>
        <w:t xml:space="preserve">. </w:t>
      </w:r>
      <w:r w:rsidR="001D5746">
        <w:rPr>
          <w:rFonts w:asciiTheme="majorHAnsi" w:hAnsiTheme="majorHAnsi" w:cstheme="majorHAnsi"/>
        </w:rPr>
        <w:t xml:space="preserve"> </w:t>
      </w:r>
    </w:p>
    <w:tbl>
      <w:tblPr>
        <w:tblStyle w:val="TableGrid"/>
        <w:tblW w:w="0" w:type="auto"/>
        <w:jc w:val="center"/>
        <w:tblLayout w:type="fixed"/>
        <w:tblLook w:val="04A0" w:firstRow="1" w:lastRow="0" w:firstColumn="1" w:lastColumn="0" w:noHBand="0" w:noVBand="1"/>
      </w:tblPr>
      <w:tblGrid>
        <w:gridCol w:w="846"/>
        <w:gridCol w:w="1706"/>
        <w:gridCol w:w="1276"/>
        <w:gridCol w:w="1276"/>
        <w:gridCol w:w="1979"/>
      </w:tblGrid>
      <w:tr w:rsidR="002A3295" w:rsidRPr="003B1EFE" w14:paraId="0497CB73" w14:textId="77777777" w:rsidTr="00EB3BCB">
        <w:trPr>
          <w:jc w:val="center"/>
        </w:trPr>
        <w:tc>
          <w:tcPr>
            <w:tcW w:w="846" w:type="dxa"/>
          </w:tcPr>
          <w:p w14:paraId="1E4772E4" w14:textId="2C8901AE" w:rsidR="002A3295" w:rsidRPr="003B1EFE" w:rsidRDefault="002A3295" w:rsidP="00EB3BCB">
            <w:pPr>
              <w:jc w:val="both"/>
              <w:rPr>
                <w:rFonts w:asciiTheme="majorHAnsi" w:hAnsiTheme="majorHAnsi" w:cstheme="majorHAnsi"/>
                <w:b/>
              </w:rPr>
            </w:pPr>
            <w:r w:rsidRPr="003B1EFE">
              <w:rPr>
                <w:rFonts w:asciiTheme="majorHAnsi" w:hAnsiTheme="majorHAnsi" w:cstheme="majorHAnsi"/>
                <w:b/>
              </w:rPr>
              <w:t>Test #</w:t>
            </w:r>
          </w:p>
        </w:tc>
        <w:tc>
          <w:tcPr>
            <w:tcW w:w="1706" w:type="dxa"/>
          </w:tcPr>
          <w:p w14:paraId="6ECED6F6" w14:textId="7CBBFE43" w:rsidR="002A3295" w:rsidRPr="003B1EFE" w:rsidRDefault="002A3295" w:rsidP="00EB3BCB">
            <w:pPr>
              <w:jc w:val="both"/>
              <w:rPr>
                <w:rFonts w:asciiTheme="majorHAnsi" w:hAnsiTheme="majorHAnsi" w:cstheme="majorHAnsi"/>
                <w:b/>
              </w:rPr>
            </w:pPr>
            <w:r>
              <w:rPr>
                <w:rFonts w:asciiTheme="majorHAnsi" w:hAnsiTheme="majorHAnsi" w:cstheme="majorHAnsi"/>
                <w:b/>
              </w:rPr>
              <w:t>Name</w:t>
            </w:r>
          </w:p>
        </w:tc>
        <w:tc>
          <w:tcPr>
            <w:tcW w:w="1276" w:type="dxa"/>
          </w:tcPr>
          <w:p w14:paraId="360F5677" w14:textId="7991F0C6"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Exploration Algorithm</w:t>
            </w:r>
          </w:p>
        </w:tc>
        <w:tc>
          <w:tcPr>
            <w:tcW w:w="1276" w:type="dxa"/>
          </w:tcPr>
          <w:p w14:paraId="0574F192" w14:textId="2D7A95DF"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Sensor Fusion</w:t>
            </w:r>
          </w:p>
        </w:tc>
        <w:tc>
          <w:tcPr>
            <w:tcW w:w="1979" w:type="dxa"/>
          </w:tcPr>
          <w:p w14:paraId="72641573" w14:textId="52D44A34"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Low-level Obstacle avoidance</w:t>
            </w:r>
          </w:p>
        </w:tc>
      </w:tr>
      <w:tr w:rsidR="002A3295" w14:paraId="6AFD8CA3" w14:textId="77777777" w:rsidTr="00EB3BCB">
        <w:trPr>
          <w:jc w:val="center"/>
        </w:trPr>
        <w:tc>
          <w:tcPr>
            <w:tcW w:w="846" w:type="dxa"/>
          </w:tcPr>
          <w:p w14:paraId="4E64B931" w14:textId="1F123A78" w:rsidR="002A3295" w:rsidRDefault="002A3295" w:rsidP="00EB3BCB">
            <w:pPr>
              <w:jc w:val="both"/>
              <w:rPr>
                <w:rFonts w:asciiTheme="majorHAnsi" w:hAnsiTheme="majorHAnsi" w:cstheme="majorHAnsi"/>
              </w:rPr>
            </w:pPr>
            <w:r>
              <w:rPr>
                <w:rFonts w:asciiTheme="majorHAnsi" w:hAnsiTheme="majorHAnsi" w:cstheme="majorHAnsi"/>
              </w:rPr>
              <w:lastRenderedPageBreak/>
              <w:t>1</w:t>
            </w:r>
          </w:p>
        </w:tc>
        <w:tc>
          <w:tcPr>
            <w:tcW w:w="1706" w:type="dxa"/>
            <w:shd w:val="clear" w:color="auto" w:fill="FFFFFF" w:themeFill="background1"/>
          </w:tcPr>
          <w:p w14:paraId="3D2DB2EE" w14:textId="117A2C96"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09217268" w14:textId="10197F1A"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632EBEF2" w14:textId="126E38CF"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cPr>
          <w:p w14:paraId="1360287A" w14:textId="29861373"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56A39FD3" w14:textId="77777777" w:rsidTr="00EB3BCB">
        <w:trPr>
          <w:jc w:val="center"/>
        </w:trPr>
        <w:tc>
          <w:tcPr>
            <w:tcW w:w="846" w:type="dxa"/>
          </w:tcPr>
          <w:p w14:paraId="1C092B86" w14:textId="1959C14C" w:rsidR="002A3295" w:rsidRDefault="002A3295" w:rsidP="00EB3BCB">
            <w:pPr>
              <w:jc w:val="both"/>
              <w:rPr>
                <w:rFonts w:asciiTheme="majorHAnsi" w:hAnsiTheme="majorHAnsi" w:cstheme="majorHAnsi"/>
              </w:rPr>
            </w:pPr>
            <w:r>
              <w:rPr>
                <w:rFonts w:asciiTheme="majorHAnsi" w:hAnsiTheme="majorHAnsi" w:cstheme="majorHAnsi"/>
              </w:rPr>
              <w:t>2</w:t>
            </w:r>
          </w:p>
        </w:tc>
        <w:tc>
          <w:tcPr>
            <w:tcW w:w="1706" w:type="dxa"/>
            <w:shd w:val="clear" w:color="auto" w:fill="FFFFFF" w:themeFill="background1"/>
          </w:tcPr>
          <w:p w14:paraId="428CB24B" w14:textId="170D2BB0"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26D77325" w14:textId="1D362DEE"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32692683" w14:textId="305E631D"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92D050"/>
          </w:tcPr>
          <w:p w14:paraId="06F741CA" w14:textId="300D15BF"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984043D" w14:textId="77777777" w:rsidTr="00EB3BCB">
        <w:trPr>
          <w:jc w:val="center"/>
        </w:trPr>
        <w:tc>
          <w:tcPr>
            <w:tcW w:w="846" w:type="dxa"/>
          </w:tcPr>
          <w:p w14:paraId="5E373964" w14:textId="235940D3" w:rsidR="002A3295" w:rsidRDefault="002A3295" w:rsidP="00EB3BCB">
            <w:pPr>
              <w:jc w:val="both"/>
              <w:rPr>
                <w:rFonts w:asciiTheme="majorHAnsi" w:hAnsiTheme="majorHAnsi" w:cstheme="majorHAnsi"/>
              </w:rPr>
            </w:pPr>
            <w:r>
              <w:rPr>
                <w:rFonts w:asciiTheme="majorHAnsi" w:hAnsiTheme="majorHAnsi" w:cstheme="majorHAnsi"/>
              </w:rPr>
              <w:t>3</w:t>
            </w:r>
          </w:p>
        </w:tc>
        <w:tc>
          <w:tcPr>
            <w:tcW w:w="1706" w:type="dxa"/>
            <w:shd w:val="clear" w:color="auto" w:fill="FFFFFF" w:themeFill="background1"/>
          </w:tcPr>
          <w:p w14:paraId="7161BA16" w14:textId="0F8BD019"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07A1A612" w14:textId="2AA0AEE1"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F6CB3DD" w14:textId="6C3E8593"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FFC000"/>
          </w:tcPr>
          <w:p w14:paraId="683D0F62" w14:textId="3597584E"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4948D3E3" w14:textId="77777777" w:rsidTr="00EB3BCB">
        <w:trPr>
          <w:jc w:val="center"/>
        </w:trPr>
        <w:tc>
          <w:tcPr>
            <w:tcW w:w="846" w:type="dxa"/>
          </w:tcPr>
          <w:p w14:paraId="28A33F46" w14:textId="3218ABAE" w:rsidR="002A3295" w:rsidRDefault="002A3295" w:rsidP="00EB3BCB">
            <w:pPr>
              <w:jc w:val="both"/>
              <w:rPr>
                <w:rFonts w:asciiTheme="majorHAnsi" w:hAnsiTheme="majorHAnsi" w:cstheme="majorHAnsi"/>
              </w:rPr>
            </w:pPr>
            <w:r>
              <w:rPr>
                <w:rFonts w:asciiTheme="majorHAnsi" w:hAnsiTheme="majorHAnsi" w:cstheme="majorHAnsi"/>
              </w:rPr>
              <w:t>4</w:t>
            </w:r>
          </w:p>
        </w:tc>
        <w:tc>
          <w:tcPr>
            <w:tcW w:w="1706" w:type="dxa"/>
            <w:shd w:val="clear" w:color="auto" w:fill="FFFFFF" w:themeFill="background1"/>
          </w:tcPr>
          <w:p w14:paraId="4DDC0FE8" w14:textId="48ED36B2"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19BF333A" w14:textId="4D2CE1B7"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71D06E5" w14:textId="0A238494"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92D050"/>
          </w:tcPr>
          <w:p w14:paraId="0F9E5C55" w14:textId="0FA1C5E2"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73575B0" w14:textId="77777777" w:rsidTr="00EB3BCB">
        <w:trPr>
          <w:jc w:val="center"/>
        </w:trPr>
        <w:tc>
          <w:tcPr>
            <w:tcW w:w="846" w:type="dxa"/>
          </w:tcPr>
          <w:p w14:paraId="4E694974" w14:textId="28F0879A" w:rsidR="002A3295" w:rsidRDefault="002A3295" w:rsidP="00EB3BCB">
            <w:pPr>
              <w:jc w:val="both"/>
              <w:rPr>
                <w:rFonts w:asciiTheme="majorHAnsi" w:hAnsiTheme="majorHAnsi" w:cstheme="majorHAnsi"/>
              </w:rPr>
            </w:pPr>
            <w:r>
              <w:rPr>
                <w:rFonts w:asciiTheme="majorHAnsi" w:hAnsiTheme="majorHAnsi" w:cstheme="majorHAnsi"/>
              </w:rPr>
              <w:t>5</w:t>
            </w:r>
          </w:p>
        </w:tc>
        <w:tc>
          <w:tcPr>
            <w:tcW w:w="1706" w:type="dxa"/>
            <w:shd w:val="clear" w:color="auto" w:fill="FFFFFF" w:themeFill="background1"/>
          </w:tcPr>
          <w:p w14:paraId="586A2FE3" w14:textId="6A9C52EE"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Baseline</w:t>
            </w:r>
          </w:p>
        </w:tc>
        <w:tc>
          <w:tcPr>
            <w:tcW w:w="1276" w:type="dxa"/>
            <w:shd w:val="clear" w:color="auto" w:fill="FFC000" w:themeFill="accent4"/>
          </w:tcPr>
          <w:p w14:paraId="3833C5DA" w14:textId="0E5B1CBD" w:rsidR="002A3295" w:rsidRDefault="002A3295" w:rsidP="00EB3BCB">
            <w:pPr>
              <w:jc w:val="center"/>
              <w:rPr>
                <w:rFonts w:asciiTheme="majorHAnsi" w:hAnsiTheme="majorHAnsi" w:cstheme="majorHAnsi"/>
              </w:rPr>
            </w:pPr>
            <w:r>
              <w:rPr>
                <w:rFonts w:asciiTheme="majorHAnsi" w:hAnsiTheme="majorHAnsi" w:cstheme="majorHAnsi"/>
              </w:rPr>
              <w:t>N</w:t>
            </w:r>
          </w:p>
        </w:tc>
        <w:tc>
          <w:tcPr>
            <w:tcW w:w="1276" w:type="dxa"/>
            <w:shd w:val="clear" w:color="auto" w:fill="FFC000" w:themeFill="accent4"/>
          </w:tcPr>
          <w:p w14:paraId="353A0673" w14:textId="59F23586"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hemeFill="accent4"/>
          </w:tcPr>
          <w:p w14:paraId="0E1643D8" w14:textId="3BFC3B6F" w:rsidR="002A3295" w:rsidRDefault="002A3295" w:rsidP="00EB3BCB">
            <w:pPr>
              <w:jc w:val="center"/>
              <w:rPr>
                <w:rFonts w:asciiTheme="majorHAnsi" w:hAnsiTheme="majorHAnsi" w:cstheme="majorHAnsi"/>
              </w:rPr>
            </w:pPr>
            <w:r>
              <w:rPr>
                <w:rFonts w:asciiTheme="majorHAnsi" w:hAnsiTheme="majorHAnsi" w:cstheme="majorHAnsi"/>
              </w:rPr>
              <w:t>N</w:t>
            </w:r>
          </w:p>
        </w:tc>
      </w:tr>
    </w:tbl>
    <w:p w14:paraId="4920F2E0" w14:textId="18D19B7D" w:rsidR="00E420F4" w:rsidRPr="003B1EFE" w:rsidRDefault="00E420F4" w:rsidP="00EB3BCB">
      <w:pPr>
        <w:pStyle w:val="Caption"/>
        <w:spacing w:before="120" w:after="120"/>
        <w:jc w:val="center"/>
        <w:rPr>
          <w:rFonts w:asciiTheme="majorHAnsi" w:hAnsiTheme="majorHAnsi" w:cstheme="majorHAnsi"/>
          <w:sz w:val="20"/>
        </w:rPr>
      </w:pPr>
      <w:bookmarkStart w:id="23" w:name="_Ref8136687"/>
      <w:r w:rsidRPr="003B1EFE">
        <w:rPr>
          <w:sz w:val="20"/>
        </w:rPr>
        <w:t xml:space="preserve">Table </w:t>
      </w:r>
      <w:r w:rsidRPr="003B1EFE">
        <w:rPr>
          <w:sz w:val="20"/>
        </w:rPr>
        <w:fldChar w:fldCharType="begin"/>
      </w:r>
      <w:r w:rsidRPr="003B1EFE">
        <w:rPr>
          <w:sz w:val="20"/>
        </w:rPr>
        <w:instrText xml:space="preserve"> SEQ Table \* ARABIC </w:instrText>
      </w:r>
      <w:r w:rsidRPr="003B1EFE">
        <w:rPr>
          <w:sz w:val="20"/>
        </w:rPr>
        <w:fldChar w:fldCharType="separate"/>
      </w:r>
      <w:r w:rsidRPr="003B1EFE">
        <w:rPr>
          <w:noProof/>
          <w:sz w:val="20"/>
        </w:rPr>
        <w:t>1</w:t>
      </w:r>
      <w:r w:rsidRPr="003B1EFE">
        <w:rPr>
          <w:sz w:val="20"/>
        </w:rPr>
        <w:fldChar w:fldCharType="end"/>
      </w:r>
      <w:bookmarkEnd w:id="23"/>
      <w:r w:rsidRPr="003B1EFE">
        <w:rPr>
          <w:sz w:val="20"/>
        </w:rPr>
        <w:t>. List of tests carried out for experimental validation according to active subsystems/behaviours.</w:t>
      </w:r>
    </w:p>
    <w:p w14:paraId="589A598A" w14:textId="608B678A" w:rsidR="003B1EFE" w:rsidRPr="00DF189F" w:rsidRDefault="003B1EFE" w:rsidP="00EB3BCB">
      <w:pPr>
        <w:pStyle w:val="Heading3"/>
        <w:numPr>
          <w:ilvl w:val="1"/>
          <w:numId w:val="2"/>
        </w:numPr>
        <w:spacing w:before="240"/>
        <w:ind w:left="714" w:hanging="357"/>
        <w:jc w:val="both"/>
      </w:pPr>
      <w:r>
        <w:rPr>
          <w:rFonts w:cstheme="majorHAnsi"/>
        </w:rPr>
        <w:t xml:space="preserve"> Metrics</w:t>
      </w:r>
      <w:r w:rsidRPr="00DF189F">
        <w:rPr>
          <w:rFonts w:cstheme="majorHAnsi"/>
        </w:rPr>
        <w:t>:</w:t>
      </w:r>
    </w:p>
    <w:p w14:paraId="2CED4068" w14:textId="67B0B356" w:rsidR="003B1EFE" w:rsidRPr="003B1EFE" w:rsidRDefault="003B1EFE" w:rsidP="00EB3BCB">
      <w:pPr>
        <w:spacing w:after="120" w:line="240" w:lineRule="auto"/>
        <w:jc w:val="both"/>
        <w:rPr>
          <w:rFonts w:asciiTheme="majorHAnsi" w:hAnsiTheme="majorHAnsi" w:cstheme="majorHAnsi"/>
        </w:rPr>
      </w:pPr>
      <w:r w:rsidRPr="003B1EFE">
        <w:rPr>
          <w:rFonts w:asciiTheme="majorHAnsi" w:hAnsiTheme="majorHAnsi" w:cstheme="majorHAnsi"/>
        </w:rPr>
        <w:t>For every experiment, coverage and mapping accuracy were evaluated using the following metrics:</w:t>
      </w:r>
    </w:p>
    <w:p w14:paraId="66F11115" w14:textId="77777777" w:rsidR="00155EF1" w:rsidRDefault="00DC7E05" w:rsidP="003750A6">
      <w:pPr>
        <w:spacing w:after="0" w:line="240" w:lineRule="auto"/>
        <w:jc w:val="both"/>
        <w:rPr>
          <w:rFonts w:asciiTheme="majorHAnsi" w:hAnsiTheme="majorHAnsi" w:cstheme="majorHAnsi"/>
        </w:rPr>
      </w:pPr>
      <w:r w:rsidRPr="003B1EFE">
        <w:rPr>
          <w:rFonts w:asciiTheme="majorHAnsi" w:hAnsiTheme="majorHAnsi" w:cstheme="majorHAnsi"/>
          <w:b/>
        </w:rPr>
        <w:t>Coverage</w:t>
      </w:r>
      <w:r w:rsidRPr="003B1EFE">
        <w:rPr>
          <w:rFonts w:asciiTheme="majorHAnsi" w:hAnsiTheme="majorHAnsi" w:cstheme="majorHAnsi"/>
        </w:rPr>
        <w:t xml:space="preserve">: </w:t>
      </w:r>
    </w:p>
    <w:p w14:paraId="50FCAB51" w14:textId="03BAEBC6" w:rsidR="00155EF1" w:rsidRDefault="00155EF1" w:rsidP="00EB3BCB">
      <w:pPr>
        <w:pStyle w:val="ListParagraph"/>
        <w:numPr>
          <w:ilvl w:val="0"/>
          <w:numId w:val="30"/>
        </w:numPr>
        <w:spacing w:line="240" w:lineRule="auto"/>
        <w:jc w:val="both"/>
        <w:rPr>
          <w:rFonts w:asciiTheme="majorHAnsi" w:hAnsiTheme="majorHAnsi" w:cstheme="majorHAnsi"/>
        </w:rPr>
      </w:pPr>
      <w:r w:rsidRPr="00155EF1">
        <w:rPr>
          <w:rFonts w:asciiTheme="majorHAnsi" w:hAnsiTheme="majorHAnsi" w:cstheme="majorHAnsi"/>
          <w:b/>
        </w:rPr>
        <w:t>Percentage of visited cells:</w:t>
      </w:r>
      <w:r>
        <w:rPr>
          <w:rFonts w:asciiTheme="majorHAnsi" w:hAnsiTheme="majorHAnsi" w:cstheme="majorHAnsi"/>
        </w:rPr>
        <w:t xml:space="preserve"> This information is extracted from video-tracking of the robot’s path throughout the experiment</w:t>
      </w:r>
      <w:r w:rsidRPr="003B1EFE">
        <w:rPr>
          <w:rFonts w:asciiTheme="majorHAnsi" w:hAnsiTheme="majorHAnsi" w:cstheme="majorHAnsi"/>
        </w:rPr>
        <w:t xml:space="preserve">. </w:t>
      </w:r>
      <w:r>
        <w:rPr>
          <w:rFonts w:asciiTheme="majorHAnsi" w:hAnsiTheme="majorHAnsi" w:cstheme="majorHAnsi"/>
        </w:rPr>
        <w:t>We have programmed a computer vision tracking algorithm that tracks and marks the robot’s trajectory over the map grid</w:t>
      </w:r>
      <w:r w:rsidR="00DC1EFE">
        <w:rPr>
          <w:rFonts w:asciiTheme="majorHAnsi" w:hAnsiTheme="majorHAnsi" w:cstheme="majorHAnsi"/>
        </w:rPr>
        <w:t xml:space="preserve"> and calculates </w:t>
      </w:r>
      <w:r w:rsidRPr="00155EF1">
        <w:rPr>
          <w:rFonts w:asciiTheme="majorHAnsi" w:hAnsiTheme="majorHAnsi" w:cstheme="majorHAnsi"/>
        </w:rPr>
        <w:t>the number of visited cells</w:t>
      </w:r>
      <w:r w:rsidR="00DC1EFE">
        <w:rPr>
          <w:rFonts w:asciiTheme="majorHAnsi" w:hAnsiTheme="majorHAnsi" w:cstheme="majorHAnsi"/>
        </w:rPr>
        <w:t>. This</w:t>
      </w:r>
      <w:r>
        <w:rPr>
          <w:rFonts w:asciiTheme="majorHAnsi" w:hAnsiTheme="majorHAnsi" w:cstheme="majorHAnsi"/>
        </w:rPr>
        <w:t xml:space="preserve"> is </w:t>
      </w:r>
      <w:r w:rsidR="003750A6">
        <w:rPr>
          <w:rFonts w:asciiTheme="majorHAnsi" w:hAnsiTheme="majorHAnsi" w:cstheme="majorHAnsi"/>
        </w:rPr>
        <w:t>our</w:t>
      </w:r>
      <w:r>
        <w:rPr>
          <w:rFonts w:asciiTheme="majorHAnsi" w:hAnsiTheme="majorHAnsi" w:cstheme="majorHAnsi"/>
        </w:rPr>
        <w:t xml:space="preserve"> ground truth method</w:t>
      </w:r>
      <w:r w:rsidR="00DC1EFE">
        <w:rPr>
          <w:rFonts w:asciiTheme="majorHAnsi" w:hAnsiTheme="majorHAnsi" w:cstheme="majorHAnsi"/>
        </w:rPr>
        <w:t xml:space="preserve"> for coverage evaluation and </w:t>
      </w:r>
      <w:r>
        <w:rPr>
          <w:rFonts w:asciiTheme="majorHAnsi" w:hAnsiTheme="majorHAnsi" w:cstheme="majorHAnsi"/>
        </w:rPr>
        <w:t>for verification of the robot’s map</w:t>
      </w:r>
      <w:r w:rsidR="00DC1EFE">
        <w:rPr>
          <w:rFonts w:asciiTheme="majorHAnsi" w:hAnsiTheme="majorHAnsi" w:cstheme="majorHAnsi"/>
        </w:rPr>
        <w:t>ping accuracy</w:t>
      </w:r>
      <w:r>
        <w:rPr>
          <w:rFonts w:asciiTheme="majorHAnsi" w:hAnsiTheme="majorHAnsi" w:cstheme="majorHAnsi"/>
        </w:rPr>
        <w:t>.</w:t>
      </w:r>
    </w:p>
    <w:p w14:paraId="0B402FF2" w14:textId="2EAC4C89" w:rsidR="00155EF1" w:rsidRDefault="00DC7E05" w:rsidP="00EB3BCB">
      <w:pPr>
        <w:spacing w:after="0" w:line="240" w:lineRule="auto"/>
        <w:jc w:val="both"/>
        <w:rPr>
          <w:rFonts w:asciiTheme="majorHAnsi" w:hAnsiTheme="majorHAnsi" w:cstheme="majorHAnsi"/>
        </w:rPr>
      </w:pPr>
      <w:r w:rsidRPr="00EF545D">
        <w:rPr>
          <w:rFonts w:asciiTheme="majorHAnsi" w:hAnsiTheme="majorHAnsi" w:cstheme="majorHAnsi"/>
          <w:b/>
        </w:rPr>
        <w:t>Mapping accuracy</w:t>
      </w:r>
      <w:r w:rsidRPr="00EF545D">
        <w:rPr>
          <w:rFonts w:asciiTheme="majorHAnsi" w:hAnsiTheme="majorHAnsi" w:cstheme="majorHAnsi"/>
        </w:rPr>
        <w:t xml:space="preserve">: This is proportional to the similarity between the map </w:t>
      </w:r>
      <w:r w:rsidR="00A16A10" w:rsidRPr="00EF545D">
        <w:rPr>
          <w:rFonts w:asciiTheme="majorHAnsi" w:hAnsiTheme="majorHAnsi" w:cstheme="majorHAnsi"/>
        </w:rPr>
        <w:t xml:space="preserve">printed </w:t>
      </w:r>
      <w:r w:rsidR="00A16A10">
        <w:rPr>
          <w:rFonts w:asciiTheme="majorHAnsi" w:hAnsiTheme="majorHAnsi" w:cstheme="majorHAnsi"/>
        </w:rPr>
        <w:t xml:space="preserve">by the robot </w:t>
      </w:r>
      <w:r w:rsidRPr="00EF545D">
        <w:rPr>
          <w:rFonts w:asciiTheme="majorHAnsi" w:hAnsiTheme="majorHAnsi" w:cstheme="majorHAnsi"/>
        </w:rPr>
        <w:t xml:space="preserve">and the </w:t>
      </w:r>
      <w:r w:rsidR="00C9286E">
        <w:rPr>
          <w:rFonts w:asciiTheme="majorHAnsi" w:hAnsiTheme="majorHAnsi" w:cstheme="majorHAnsi"/>
        </w:rPr>
        <w:t>true</w:t>
      </w:r>
      <w:r w:rsidRPr="00EF545D">
        <w:rPr>
          <w:rFonts w:asciiTheme="majorHAnsi" w:hAnsiTheme="majorHAnsi" w:cstheme="majorHAnsi"/>
        </w:rPr>
        <w:t xml:space="preserve"> map</w:t>
      </w:r>
      <w:r w:rsidR="00C9286E">
        <w:rPr>
          <w:rFonts w:asciiTheme="majorHAnsi" w:hAnsiTheme="majorHAnsi" w:cstheme="majorHAnsi"/>
        </w:rPr>
        <w:t xml:space="preserve"> grid</w:t>
      </w:r>
      <w:r w:rsidR="00EF545D">
        <w:rPr>
          <w:rFonts w:asciiTheme="majorHAnsi" w:hAnsiTheme="majorHAnsi" w:cstheme="majorHAnsi"/>
        </w:rPr>
        <w:t xml:space="preserve">, which </w:t>
      </w:r>
      <w:r w:rsidR="00C9286E">
        <w:rPr>
          <w:rFonts w:asciiTheme="majorHAnsi" w:hAnsiTheme="majorHAnsi" w:cstheme="majorHAnsi"/>
        </w:rPr>
        <w:t xml:space="preserve">was converted to </w:t>
      </w:r>
      <w:r w:rsidR="00EF545D">
        <w:rPr>
          <w:rFonts w:asciiTheme="majorHAnsi" w:hAnsiTheme="majorHAnsi" w:cstheme="majorHAnsi"/>
        </w:rPr>
        <w:t>matrix</w:t>
      </w:r>
      <w:r w:rsidR="00C9286E">
        <w:rPr>
          <w:rFonts w:asciiTheme="majorHAnsi" w:hAnsiTheme="majorHAnsi" w:cstheme="majorHAnsi"/>
        </w:rPr>
        <w:t xml:space="preserve"> form in order to allow cell-to-cell comparison </w:t>
      </w:r>
      <w:r w:rsidR="00155EF1">
        <w:rPr>
          <w:rFonts w:asciiTheme="majorHAnsi" w:hAnsiTheme="majorHAnsi" w:cstheme="majorHAnsi"/>
        </w:rPr>
        <w:t>(see methods section below)</w:t>
      </w:r>
      <w:r w:rsidR="005C3184">
        <w:rPr>
          <w:rFonts w:asciiTheme="majorHAnsi" w:hAnsiTheme="majorHAnsi" w:cstheme="majorHAnsi"/>
        </w:rPr>
        <w:t xml:space="preserve">. </w:t>
      </w:r>
      <w:r w:rsidR="00DC1EFE">
        <w:rPr>
          <w:rFonts w:asciiTheme="majorHAnsi" w:hAnsiTheme="majorHAnsi" w:cstheme="majorHAnsi"/>
        </w:rPr>
        <w:t xml:space="preserve">Comparing </w:t>
      </w:r>
      <w:r w:rsidR="00C9286E">
        <w:rPr>
          <w:rFonts w:asciiTheme="majorHAnsi" w:hAnsiTheme="majorHAnsi" w:cstheme="majorHAnsi"/>
        </w:rPr>
        <w:t>b</w:t>
      </w:r>
      <w:r w:rsidR="00DC1EFE">
        <w:rPr>
          <w:rFonts w:asciiTheme="majorHAnsi" w:hAnsiTheme="majorHAnsi" w:cstheme="majorHAnsi"/>
        </w:rPr>
        <w:t>oth maps we have considered</w:t>
      </w:r>
      <w:r w:rsidR="00155EF1">
        <w:rPr>
          <w:rFonts w:asciiTheme="majorHAnsi" w:hAnsiTheme="majorHAnsi" w:cstheme="majorHAnsi"/>
        </w:rPr>
        <w:t xml:space="preserve"> the following metrics: </w:t>
      </w:r>
    </w:p>
    <w:p w14:paraId="4E933942" w14:textId="18EE3251" w:rsidR="00155EF1" w:rsidRPr="00F677A7" w:rsidRDefault="00155EF1" w:rsidP="00EB3BCB">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w:t>
      </w:r>
      <w:r w:rsidR="00DC7E05" w:rsidRPr="003508FC">
        <w:rPr>
          <w:rFonts w:asciiTheme="majorHAnsi" w:hAnsiTheme="majorHAnsi" w:cstheme="majorHAnsi"/>
          <w:b/>
        </w:rPr>
        <w:t xml:space="preserve">ercentage of </w:t>
      </w:r>
      <w:r w:rsidRPr="003508FC">
        <w:rPr>
          <w:rFonts w:asciiTheme="majorHAnsi" w:hAnsiTheme="majorHAnsi" w:cstheme="majorHAnsi"/>
          <w:b/>
        </w:rPr>
        <w:t>‘feature’ cells correctly mapped</w:t>
      </w:r>
      <w:r w:rsidR="00F677A7">
        <w:rPr>
          <w:rFonts w:asciiTheme="majorHAnsi" w:hAnsiTheme="majorHAnsi" w:cstheme="majorHAnsi"/>
          <w:b/>
        </w:rPr>
        <w:t xml:space="preserve"> </w:t>
      </w:r>
      <w:r w:rsidR="00F677A7" w:rsidRPr="00F677A7">
        <w:rPr>
          <w:rFonts w:asciiTheme="majorHAnsi" w:hAnsiTheme="majorHAnsi" w:cstheme="majorHAnsi"/>
        </w:rPr>
        <w:t>(from the total of cells</w:t>
      </w:r>
      <w:r w:rsidR="00F677A7">
        <w:rPr>
          <w:rFonts w:asciiTheme="majorHAnsi" w:hAnsiTheme="majorHAnsi" w:cstheme="majorHAnsi"/>
        </w:rPr>
        <w:t xml:space="preserve"> mapped</w:t>
      </w:r>
      <w:r w:rsidR="00F677A7" w:rsidRPr="00F677A7">
        <w:rPr>
          <w:rFonts w:asciiTheme="majorHAnsi" w:hAnsiTheme="majorHAnsi" w:cstheme="majorHAnsi"/>
        </w:rPr>
        <w:t xml:space="preserve"> as feature)</w:t>
      </w:r>
      <w:r w:rsidRPr="00F677A7">
        <w:rPr>
          <w:rFonts w:asciiTheme="majorHAnsi" w:hAnsiTheme="majorHAnsi" w:cstheme="majorHAnsi"/>
        </w:rPr>
        <w:t xml:space="preserve">. </w:t>
      </w:r>
    </w:p>
    <w:p w14:paraId="6591FF97" w14:textId="5CA5104A" w:rsidR="003508FC" w:rsidRPr="00F677A7" w:rsidRDefault="00155EF1" w:rsidP="00F677A7">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Percentage of ‘free’ cells correctly mapped</w:t>
      </w:r>
      <w:r w:rsidR="00F677A7">
        <w:rPr>
          <w:rFonts w:asciiTheme="majorHAnsi" w:hAnsiTheme="majorHAnsi" w:cstheme="majorHAnsi"/>
          <w:b/>
        </w:rPr>
        <w:t xml:space="preserve"> </w:t>
      </w:r>
      <w:r w:rsidR="00F677A7" w:rsidRPr="00F677A7">
        <w:rPr>
          <w:rFonts w:asciiTheme="majorHAnsi" w:hAnsiTheme="majorHAnsi" w:cstheme="majorHAnsi"/>
        </w:rPr>
        <w:t xml:space="preserve">(from the total of cells </w:t>
      </w:r>
      <w:r w:rsidR="00F677A7">
        <w:rPr>
          <w:rFonts w:asciiTheme="majorHAnsi" w:hAnsiTheme="majorHAnsi" w:cstheme="majorHAnsi"/>
        </w:rPr>
        <w:t>mapped</w:t>
      </w:r>
      <w:r w:rsidR="00F677A7" w:rsidRPr="00F677A7">
        <w:rPr>
          <w:rFonts w:asciiTheme="majorHAnsi" w:hAnsiTheme="majorHAnsi" w:cstheme="majorHAnsi"/>
        </w:rPr>
        <w:t xml:space="preserve"> as f</w:t>
      </w:r>
      <w:r w:rsidR="00F677A7">
        <w:rPr>
          <w:rFonts w:asciiTheme="majorHAnsi" w:hAnsiTheme="majorHAnsi" w:cstheme="majorHAnsi"/>
        </w:rPr>
        <w:t>ree</w:t>
      </w:r>
      <w:r w:rsidR="00F677A7" w:rsidRPr="00F677A7">
        <w:rPr>
          <w:rFonts w:asciiTheme="majorHAnsi" w:hAnsiTheme="majorHAnsi" w:cstheme="majorHAnsi"/>
        </w:rPr>
        <w:t>)</w:t>
      </w:r>
      <w:r w:rsidR="00F677A7">
        <w:rPr>
          <w:rFonts w:asciiTheme="majorHAnsi" w:hAnsiTheme="majorHAnsi" w:cstheme="majorHAnsi"/>
        </w:rPr>
        <w:t>.</w:t>
      </w:r>
      <w:r w:rsidRPr="00F677A7">
        <w:rPr>
          <w:rFonts w:asciiTheme="majorHAnsi" w:hAnsiTheme="majorHAnsi" w:cstheme="majorHAnsi"/>
        </w:rPr>
        <w:t xml:space="preserve"> </w:t>
      </w:r>
    </w:p>
    <w:p w14:paraId="6FE6EAA2" w14:textId="4936E0BA" w:rsidR="003508FC" w:rsidRDefault="003508FC" w:rsidP="00EB3BCB">
      <w:pPr>
        <w:spacing w:after="0" w:line="240" w:lineRule="auto"/>
        <w:jc w:val="both"/>
        <w:rPr>
          <w:rFonts w:asciiTheme="majorHAnsi" w:hAnsiTheme="majorHAnsi" w:cstheme="majorHAnsi"/>
        </w:rPr>
      </w:pPr>
      <w:r>
        <w:rPr>
          <w:rFonts w:asciiTheme="majorHAnsi" w:hAnsiTheme="majorHAnsi" w:cstheme="majorHAnsi"/>
        </w:rPr>
        <w:t xml:space="preserve">In addition, the </w:t>
      </w:r>
      <w:r w:rsidRPr="003508FC">
        <w:rPr>
          <w:rFonts w:asciiTheme="majorHAnsi" w:hAnsiTheme="majorHAnsi" w:cstheme="majorHAnsi"/>
          <w:b/>
        </w:rPr>
        <w:t>percentage of visited cells correctly mapped</w:t>
      </w:r>
      <w:r>
        <w:rPr>
          <w:rFonts w:asciiTheme="majorHAnsi" w:hAnsiTheme="majorHAnsi" w:cstheme="majorHAnsi"/>
        </w:rPr>
        <w:t xml:space="preserve"> has been </w:t>
      </w:r>
      <w:r w:rsidR="00C9286E">
        <w:rPr>
          <w:rFonts w:asciiTheme="majorHAnsi" w:hAnsiTheme="majorHAnsi" w:cstheme="majorHAnsi"/>
        </w:rPr>
        <w:t>obtained</w:t>
      </w:r>
      <w:r>
        <w:rPr>
          <w:rFonts w:asciiTheme="majorHAnsi" w:hAnsiTheme="majorHAnsi" w:cstheme="majorHAnsi"/>
        </w:rPr>
        <w:t xml:space="preserve"> by comparing </w:t>
      </w:r>
      <w:r w:rsidR="00C9286E">
        <w:rPr>
          <w:rFonts w:asciiTheme="majorHAnsi" w:hAnsiTheme="majorHAnsi" w:cstheme="majorHAnsi"/>
        </w:rPr>
        <w:t xml:space="preserve">the map printed by the robot to </w:t>
      </w:r>
      <w:r>
        <w:rPr>
          <w:rFonts w:asciiTheme="majorHAnsi" w:hAnsiTheme="majorHAnsi" w:cstheme="majorHAnsi"/>
        </w:rPr>
        <w:t>the ground truth exploration map resulting from the video-tracking</w:t>
      </w:r>
      <w:r w:rsidR="00C9286E">
        <w:rPr>
          <w:rFonts w:asciiTheme="majorHAnsi" w:hAnsiTheme="majorHAnsi" w:cstheme="majorHAnsi"/>
        </w:rPr>
        <w:t xml:space="preserve"> which tells the actual visited cells (also converted to matrix form).</w:t>
      </w:r>
      <w:r>
        <w:rPr>
          <w:rFonts w:asciiTheme="majorHAnsi" w:hAnsiTheme="majorHAnsi" w:cstheme="majorHAnsi"/>
        </w:rPr>
        <w:t xml:space="preserve"> </w:t>
      </w:r>
    </w:p>
    <w:p w14:paraId="0C7B77BF" w14:textId="6E1F253A" w:rsidR="00D74836" w:rsidRPr="001966F0" w:rsidRDefault="00D74836" w:rsidP="00EB3BCB">
      <w:pPr>
        <w:pStyle w:val="Heading3"/>
        <w:numPr>
          <w:ilvl w:val="1"/>
          <w:numId w:val="2"/>
        </w:numPr>
        <w:spacing w:before="240"/>
        <w:ind w:left="714" w:hanging="357"/>
        <w:jc w:val="both"/>
        <w:rPr>
          <w:rFonts w:cstheme="majorHAnsi"/>
        </w:rPr>
      </w:pPr>
      <w:r w:rsidRPr="001966F0">
        <w:rPr>
          <w:rFonts w:cstheme="majorHAnsi"/>
        </w:rPr>
        <w:t>Materials and methods:</w:t>
      </w:r>
    </w:p>
    <w:p w14:paraId="3BC58397" w14:textId="77777777" w:rsidR="001966F0" w:rsidRPr="001966F0" w:rsidRDefault="001966F0" w:rsidP="00EB3BCB">
      <w:pPr>
        <w:spacing w:before="120" w:after="0" w:line="240" w:lineRule="auto"/>
        <w:jc w:val="both"/>
        <w:rPr>
          <w:rFonts w:asciiTheme="majorHAnsi" w:hAnsiTheme="majorHAnsi" w:cstheme="majorHAnsi"/>
          <w:b/>
        </w:rPr>
      </w:pPr>
      <w:r w:rsidRPr="001966F0">
        <w:rPr>
          <w:rFonts w:asciiTheme="majorHAnsi" w:hAnsiTheme="majorHAnsi" w:cstheme="majorHAnsi"/>
          <w:b/>
        </w:rPr>
        <w:t>Materials:</w:t>
      </w:r>
    </w:p>
    <w:p w14:paraId="51C1BC7F" w14:textId="76340BAF" w:rsidR="007251E7"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r w:rsidR="00302672">
        <w:rPr>
          <w:rFonts w:asciiTheme="majorHAnsi" w:hAnsiTheme="majorHAnsi" w:cstheme="majorHAnsi"/>
        </w:rPr>
        <w:t>All o</w:t>
      </w:r>
      <w:r>
        <w:rPr>
          <w:rFonts w:asciiTheme="majorHAnsi" w:hAnsiTheme="majorHAnsi" w:cstheme="majorHAnsi"/>
        </w:rPr>
        <w:t>bstacles were included in the map for all experiments.</w:t>
      </w:r>
    </w:p>
    <w:p w14:paraId="235619F0" w14:textId="2F8B50AE" w:rsidR="001966F0"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proofErr w:type="spellStart"/>
      <w:r w:rsidR="001966F0">
        <w:rPr>
          <w:rFonts w:asciiTheme="majorHAnsi" w:hAnsiTheme="majorHAnsi" w:cstheme="majorHAnsi"/>
        </w:rPr>
        <w:t>Romi</w:t>
      </w:r>
      <w:proofErr w:type="spellEnd"/>
      <w:r w:rsidR="001966F0">
        <w:rPr>
          <w:rFonts w:asciiTheme="majorHAnsi" w:hAnsiTheme="majorHAnsi" w:cstheme="majorHAnsi"/>
        </w:rPr>
        <w:t xml:space="preserve"> control program: specific code version for each experiment according to Table 1</w:t>
      </w:r>
      <w:r w:rsidR="001966F0" w:rsidRPr="00EA3BE6">
        <w:rPr>
          <w:rFonts w:asciiTheme="majorHAnsi" w:hAnsiTheme="majorHAnsi" w:cstheme="majorHAnsi"/>
        </w:rPr>
        <w:t>.</w:t>
      </w:r>
    </w:p>
    <w:p w14:paraId="6A00255A" w14:textId="3658AE96" w:rsidR="001966F0" w:rsidRDefault="001966F0" w:rsidP="00EB3BCB">
      <w:pPr>
        <w:pStyle w:val="ListParagraph"/>
        <w:ind w:left="360"/>
        <w:jc w:val="both"/>
        <w:rPr>
          <w:rFonts w:asciiTheme="majorHAnsi" w:hAnsiTheme="majorHAnsi" w:cstheme="majorHAnsi"/>
        </w:rPr>
      </w:pPr>
      <w:r w:rsidRPr="00EA3BE6">
        <w:rPr>
          <w:rFonts w:asciiTheme="majorHAnsi" w:hAnsiTheme="majorHAnsi" w:cstheme="majorHAnsi"/>
        </w:rPr>
        <w:t xml:space="preserve">- </w:t>
      </w:r>
      <w:r>
        <w:rPr>
          <w:rFonts w:asciiTheme="majorHAnsi" w:hAnsiTheme="majorHAnsi" w:cstheme="majorHAnsi"/>
        </w:rPr>
        <w:t xml:space="preserve">Sensors used (in addition to encoders): </w:t>
      </w:r>
    </w:p>
    <w:p w14:paraId="567943E3" w14:textId="6A5FDB3F"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w:t>
      </w:r>
      <w:r w:rsidR="006D37B7">
        <w:rPr>
          <w:rFonts w:asciiTheme="majorHAnsi" w:hAnsiTheme="majorHAnsi" w:cstheme="majorHAnsi"/>
        </w:rPr>
        <w:t>2</w:t>
      </w:r>
      <w:r>
        <w:rPr>
          <w:rFonts w:asciiTheme="majorHAnsi" w:hAnsiTheme="majorHAnsi" w:cstheme="majorHAnsi"/>
        </w:rPr>
        <w:t xml:space="preserve">x </w:t>
      </w:r>
      <w:r w:rsidRPr="00EA3BE6">
        <w:rPr>
          <w:rFonts w:asciiTheme="majorHAnsi" w:hAnsiTheme="majorHAnsi" w:cstheme="majorHAnsi"/>
        </w:rPr>
        <w:t>Line Sensors</w:t>
      </w:r>
      <w:r w:rsidR="006D37B7">
        <w:rPr>
          <w:rFonts w:asciiTheme="majorHAnsi" w:hAnsiTheme="majorHAnsi" w:cstheme="majorHAnsi"/>
        </w:rPr>
        <w:t xml:space="preserve"> (Left and Right).</w:t>
      </w:r>
    </w:p>
    <w:p w14:paraId="6FD13E5C" w14:textId="77777777"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- 4x </w:t>
      </w:r>
      <w:r w:rsidRPr="00EA3BE6">
        <w:rPr>
          <w:rFonts w:asciiTheme="majorHAnsi" w:hAnsiTheme="majorHAnsi" w:cstheme="majorHAnsi"/>
        </w:rPr>
        <w:t xml:space="preserve">Proximity </w:t>
      </w:r>
      <w:r>
        <w:rPr>
          <w:rFonts w:asciiTheme="majorHAnsi" w:hAnsiTheme="majorHAnsi" w:cstheme="majorHAnsi"/>
        </w:rPr>
        <w:t xml:space="preserve">IR </w:t>
      </w:r>
      <w:r w:rsidRPr="00EA3BE6">
        <w:rPr>
          <w:rFonts w:asciiTheme="majorHAnsi" w:hAnsiTheme="majorHAnsi" w:cstheme="majorHAnsi"/>
        </w:rPr>
        <w:t>sensor</w:t>
      </w:r>
      <w:r>
        <w:rPr>
          <w:rFonts w:asciiTheme="majorHAnsi" w:hAnsiTheme="majorHAnsi" w:cstheme="majorHAnsi"/>
        </w:rPr>
        <w:t>s.</w:t>
      </w:r>
    </w:p>
    <w:p w14:paraId="65E0FC58" w14:textId="76A85966"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IMU: only gyroscope</w:t>
      </w:r>
      <w:r w:rsidR="00CF6D75">
        <w:rPr>
          <w:rFonts w:asciiTheme="majorHAnsi" w:hAnsiTheme="majorHAnsi" w:cstheme="majorHAnsi"/>
        </w:rPr>
        <w:t xml:space="preserve"> signal used</w:t>
      </w:r>
      <w:r>
        <w:rPr>
          <w:rFonts w:asciiTheme="majorHAnsi" w:hAnsiTheme="majorHAnsi" w:cstheme="majorHAnsi"/>
        </w:rPr>
        <w:t>.</w:t>
      </w:r>
    </w:p>
    <w:p w14:paraId="2F885B9B" w14:textId="45B12EE3" w:rsidR="001966F0" w:rsidRPr="001966F0" w:rsidRDefault="00CF6D75" w:rsidP="009B47C3">
      <w:pPr>
        <w:spacing w:after="120" w:line="240" w:lineRule="auto"/>
        <w:jc w:val="both"/>
        <w:rPr>
          <w:rFonts w:asciiTheme="majorHAnsi" w:hAnsiTheme="majorHAnsi" w:cstheme="majorHAnsi"/>
        </w:rPr>
      </w:pPr>
      <w:r w:rsidRPr="00CF6D75">
        <w:rPr>
          <w:rFonts w:asciiTheme="majorHAnsi" w:hAnsiTheme="majorHAnsi" w:cstheme="majorHAnsi"/>
          <w:u w:val="single"/>
        </w:rPr>
        <w:t>Exceptions</w:t>
      </w:r>
      <w:r w:rsidR="001966F0">
        <w:rPr>
          <w:rFonts w:asciiTheme="majorHAnsi" w:hAnsiTheme="majorHAnsi" w:cstheme="majorHAnsi"/>
        </w:rPr>
        <w:t xml:space="preserve">: </w:t>
      </w:r>
      <w:r w:rsidR="001966F0" w:rsidRPr="001966F0">
        <w:rPr>
          <w:rFonts w:asciiTheme="majorHAnsi" w:hAnsiTheme="majorHAnsi" w:cstheme="majorHAnsi"/>
        </w:rPr>
        <w:t xml:space="preserve">RF sensor </w:t>
      </w:r>
      <w:r w:rsidR="006D37B7">
        <w:rPr>
          <w:rFonts w:asciiTheme="majorHAnsi" w:hAnsiTheme="majorHAnsi" w:cstheme="majorHAnsi"/>
        </w:rPr>
        <w:t xml:space="preserve">was </w:t>
      </w:r>
      <w:r w:rsidR="001966F0" w:rsidRPr="001966F0">
        <w:rPr>
          <w:rFonts w:asciiTheme="majorHAnsi" w:hAnsiTheme="majorHAnsi" w:cstheme="majorHAnsi"/>
        </w:rPr>
        <w:t xml:space="preserve">not considered </w:t>
      </w:r>
      <w:r w:rsidR="006D37B7">
        <w:rPr>
          <w:rFonts w:asciiTheme="majorHAnsi" w:hAnsiTheme="majorHAnsi" w:cstheme="majorHAnsi"/>
        </w:rPr>
        <w:t>relevant</w:t>
      </w:r>
      <w:r w:rsidR="001966F0" w:rsidRPr="001966F0">
        <w:rPr>
          <w:rFonts w:asciiTheme="majorHAnsi" w:hAnsiTheme="majorHAnsi" w:cstheme="majorHAnsi"/>
        </w:rPr>
        <w:t xml:space="preserve"> for the purpose of this research.</w:t>
      </w:r>
      <w:r w:rsidR="001966F0">
        <w:rPr>
          <w:rFonts w:asciiTheme="majorHAnsi" w:hAnsiTheme="majorHAnsi" w:cstheme="majorHAnsi"/>
        </w:rPr>
        <w:t xml:space="preserve"> Although mounted and included as an option in the code, </w:t>
      </w:r>
      <w:r w:rsidR="006D37B7">
        <w:rPr>
          <w:rFonts w:asciiTheme="majorHAnsi" w:hAnsiTheme="majorHAnsi" w:cstheme="majorHAnsi"/>
        </w:rPr>
        <w:t xml:space="preserve">use of the </w:t>
      </w:r>
      <w:r w:rsidR="001966F0">
        <w:rPr>
          <w:rFonts w:asciiTheme="majorHAnsi" w:hAnsiTheme="majorHAnsi" w:cstheme="majorHAnsi"/>
        </w:rPr>
        <w:t>magnetometer was discarded due to</w:t>
      </w:r>
      <w:r>
        <w:rPr>
          <w:rFonts w:asciiTheme="majorHAnsi" w:hAnsiTheme="majorHAnsi" w:cstheme="majorHAnsi"/>
        </w:rPr>
        <w:t xml:space="preserve"> the</w:t>
      </w:r>
      <w:r w:rsidR="001966F0">
        <w:rPr>
          <w:rFonts w:asciiTheme="majorHAnsi" w:hAnsiTheme="majorHAnsi" w:cstheme="majorHAnsi"/>
        </w:rPr>
        <w:t xml:space="preserve"> high variance observed on the readings. </w:t>
      </w:r>
      <w:r w:rsidR="00857CD8">
        <w:rPr>
          <w:rFonts w:asciiTheme="majorHAnsi" w:hAnsiTheme="majorHAnsi" w:cstheme="majorHAnsi"/>
        </w:rPr>
        <w:t>Baseline experiment had only</w:t>
      </w:r>
      <w:r w:rsidR="00302672">
        <w:rPr>
          <w:rFonts w:asciiTheme="majorHAnsi" w:hAnsiTheme="majorHAnsi" w:cstheme="majorHAnsi"/>
        </w:rPr>
        <w:t xml:space="preserve"> line sensors and</w:t>
      </w:r>
      <w:r w:rsidR="00857CD8">
        <w:rPr>
          <w:rFonts w:asciiTheme="majorHAnsi" w:hAnsiTheme="majorHAnsi" w:cstheme="majorHAnsi"/>
        </w:rPr>
        <w:t xml:space="preserve"> one proximity sensor active.</w:t>
      </w:r>
    </w:p>
    <w:p w14:paraId="392745D8" w14:textId="61DF3746" w:rsidR="007251E7" w:rsidRDefault="001966F0" w:rsidP="00EB3BCB">
      <w:pPr>
        <w:pStyle w:val="ListParagraph"/>
        <w:ind w:left="360"/>
        <w:jc w:val="both"/>
        <w:rPr>
          <w:rFonts w:asciiTheme="majorHAnsi" w:hAnsiTheme="majorHAnsi" w:cstheme="majorHAnsi"/>
        </w:rPr>
      </w:pPr>
      <w:r>
        <w:rPr>
          <w:rFonts w:asciiTheme="majorHAnsi" w:hAnsiTheme="majorHAnsi" w:cstheme="majorHAnsi"/>
        </w:rPr>
        <w:t>- Video recording of every experiment</w:t>
      </w:r>
      <w:r w:rsidR="00857CD8">
        <w:rPr>
          <w:rFonts w:asciiTheme="majorHAnsi" w:hAnsiTheme="majorHAnsi" w:cstheme="majorHAnsi"/>
        </w:rPr>
        <w:t xml:space="preserve">: </w:t>
      </w:r>
      <w:r w:rsidR="007251E7">
        <w:rPr>
          <w:rFonts w:asciiTheme="majorHAnsi" w:hAnsiTheme="majorHAnsi" w:cstheme="majorHAnsi"/>
        </w:rPr>
        <w:t xml:space="preserve">tripod and mobile phone. </w:t>
      </w:r>
    </w:p>
    <w:p w14:paraId="59139F11" w14:textId="70ADECD2" w:rsidR="003F2F27" w:rsidRPr="001966F0" w:rsidRDefault="003F2F27" w:rsidP="00EB3BCB">
      <w:pPr>
        <w:spacing w:before="120" w:after="0" w:line="240" w:lineRule="auto"/>
        <w:jc w:val="both"/>
        <w:rPr>
          <w:rFonts w:asciiTheme="majorHAnsi" w:hAnsiTheme="majorHAnsi" w:cstheme="majorHAnsi"/>
          <w:b/>
        </w:rPr>
      </w:pPr>
      <w:r>
        <w:rPr>
          <w:rFonts w:asciiTheme="majorHAnsi" w:hAnsiTheme="majorHAnsi" w:cstheme="majorHAnsi"/>
          <w:b/>
        </w:rPr>
        <w:t>Methods</w:t>
      </w:r>
      <w:r w:rsidRPr="001966F0">
        <w:rPr>
          <w:rFonts w:asciiTheme="majorHAnsi" w:hAnsiTheme="majorHAnsi" w:cstheme="majorHAnsi"/>
          <w:b/>
        </w:rPr>
        <w:t>:</w:t>
      </w:r>
    </w:p>
    <w:p w14:paraId="2E42F5F8" w14:textId="2478B5C6" w:rsidR="00D61BAB" w:rsidRDefault="00991746" w:rsidP="009B47C3">
      <w:pPr>
        <w:spacing w:after="120" w:line="240" w:lineRule="auto"/>
        <w:jc w:val="both"/>
        <w:rPr>
          <w:rFonts w:asciiTheme="majorHAnsi" w:hAnsiTheme="majorHAnsi" w:cstheme="majorHAnsi"/>
        </w:rPr>
      </w:pPr>
      <w:r>
        <w:rPr>
          <w:rFonts w:asciiTheme="majorHAnsi" w:hAnsiTheme="majorHAnsi" w:cstheme="majorHAnsi"/>
        </w:rPr>
        <w:t xml:space="preserve">Only one trial was recorded for each type of experiment. </w:t>
      </w:r>
      <w:r w:rsidR="00857CD8">
        <w:rPr>
          <w:rFonts w:asciiTheme="majorHAnsi" w:hAnsiTheme="majorHAnsi" w:cstheme="majorHAnsi"/>
        </w:rPr>
        <w:t xml:space="preserve">The condition for the end of the experiments </w:t>
      </w:r>
      <w:r w:rsidR="00302672">
        <w:rPr>
          <w:rFonts w:asciiTheme="majorHAnsi" w:hAnsiTheme="majorHAnsi" w:cstheme="majorHAnsi"/>
        </w:rPr>
        <w:t xml:space="preserve">was </w:t>
      </w:r>
      <w:r w:rsidR="00857CD8">
        <w:rPr>
          <w:rFonts w:asciiTheme="majorHAnsi" w:hAnsiTheme="majorHAnsi" w:cstheme="majorHAnsi"/>
        </w:rPr>
        <w:t xml:space="preserve">to complete the mapping of the whole area with the initial idea of including the time to cover the whole map in the comparative analysis. However, </w:t>
      </w:r>
      <w:r w:rsidR="00796482">
        <w:rPr>
          <w:rFonts w:asciiTheme="majorHAnsi" w:hAnsiTheme="majorHAnsi" w:cstheme="majorHAnsi"/>
        </w:rPr>
        <w:t xml:space="preserve">we found </w:t>
      </w:r>
      <w:r w:rsidR="00857CD8">
        <w:rPr>
          <w:rFonts w:asciiTheme="majorHAnsi" w:hAnsiTheme="majorHAnsi" w:cstheme="majorHAnsi"/>
        </w:rPr>
        <w:t>the robot’s behaviour was not robust enough to complete the coverage of the map in any of the tests due to different reasons</w:t>
      </w:r>
      <w:r w:rsidR="00D61BAB">
        <w:rPr>
          <w:rFonts w:asciiTheme="majorHAnsi" w:hAnsiTheme="majorHAnsi" w:cstheme="majorHAnsi"/>
        </w:rPr>
        <w:t xml:space="preserve"> like </w:t>
      </w:r>
      <w:r w:rsidR="00857CD8">
        <w:rPr>
          <w:rFonts w:asciiTheme="majorHAnsi" w:hAnsiTheme="majorHAnsi" w:cstheme="majorHAnsi"/>
        </w:rPr>
        <w:t xml:space="preserve">getting stuck at a certain position or </w:t>
      </w:r>
      <w:r w:rsidR="009B47C3">
        <w:rPr>
          <w:rFonts w:asciiTheme="majorHAnsi" w:hAnsiTheme="majorHAnsi" w:cstheme="majorHAnsi"/>
        </w:rPr>
        <w:t>blocked by</w:t>
      </w:r>
      <w:r w:rsidR="00D61BAB">
        <w:rPr>
          <w:rFonts w:asciiTheme="majorHAnsi" w:hAnsiTheme="majorHAnsi" w:cstheme="majorHAnsi"/>
        </w:rPr>
        <w:t xml:space="preserve"> an</w:t>
      </w:r>
      <w:r w:rsidR="00857CD8">
        <w:rPr>
          <w:rFonts w:asciiTheme="majorHAnsi" w:hAnsiTheme="majorHAnsi" w:cstheme="majorHAnsi"/>
        </w:rPr>
        <w:t xml:space="preserve"> obstacle. </w:t>
      </w:r>
      <w:r w:rsidR="00D61BAB">
        <w:rPr>
          <w:rFonts w:asciiTheme="majorHAnsi" w:hAnsiTheme="majorHAnsi" w:cstheme="majorHAnsi"/>
        </w:rPr>
        <w:t>The measurements presented in the results section correspond to the maximum coverage achieved by the robot under the different test conditions, regardless of the duration of the experiment.</w:t>
      </w:r>
      <w:r w:rsidR="00033077">
        <w:rPr>
          <w:rFonts w:asciiTheme="majorHAnsi" w:hAnsiTheme="majorHAnsi" w:cstheme="majorHAnsi"/>
        </w:rPr>
        <w:t xml:space="preserve"> The total duration and reasons for the end of every experiment are reported. </w:t>
      </w:r>
    </w:p>
    <w:p w14:paraId="37408FA1" w14:textId="0978C359" w:rsidR="009B47C3" w:rsidRDefault="009B47C3" w:rsidP="00EB3BCB">
      <w:pPr>
        <w:spacing w:line="240" w:lineRule="auto"/>
        <w:jc w:val="both"/>
        <w:rPr>
          <w:rFonts w:asciiTheme="majorHAnsi" w:hAnsiTheme="majorHAnsi" w:cstheme="majorHAnsi"/>
        </w:rPr>
      </w:pPr>
      <w:r>
        <w:rPr>
          <w:rFonts w:asciiTheme="majorHAnsi" w:hAnsiTheme="majorHAnsi" w:cstheme="majorHAnsi"/>
        </w:rPr>
        <w:lastRenderedPageBreak/>
        <w:t xml:space="preserve">For every experiment, the recorded video was processed by a </w:t>
      </w:r>
      <w:r w:rsidRPr="004B4A61">
        <w:rPr>
          <w:rFonts w:asciiTheme="majorHAnsi" w:hAnsiTheme="majorHAnsi" w:cstheme="majorHAnsi"/>
        </w:rPr>
        <w:t xml:space="preserve">CV </w:t>
      </w:r>
      <w:r>
        <w:rPr>
          <w:rFonts w:asciiTheme="majorHAnsi" w:hAnsiTheme="majorHAnsi" w:cstheme="majorHAnsi"/>
        </w:rPr>
        <w:t>algorithm programmed in Python to track the full path followed by the robot. Detection of the robot was colour-based, using a range-filter detector in the HSV colour space which detected ‘blue’ features (robot’s colour). The algorithm overlaps a 25x25 grid to the map image using a perspective transform and detects lines and obstacles edges by using a canny filter and Hough lines detector (</w:t>
      </w:r>
      <w:r>
        <w:rPr>
          <w:rFonts w:asciiTheme="majorHAnsi" w:hAnsiTheme="majorHAnsi" w:cstheme="majorHAnsi"/>
        </w:rPr>
        <w:fldChar w:fldCharType="begin"/>
      </w:r>
      <w:r>
        <w:rPr>
          <w:rFonts w:asciiTheme="majorHAnsi" w:hAnsiTheme="majorHAnsi" w:cstheme="majorHAnsi"/>
        </w:rPr>
        <w:instrText xml:space="preserve"> REF _Ref8674320 \h  \* MERGEFORMAT </w:instrText>
      </w:r>
      <w:r>
        <w:rPr>
          <w:rFonts w:asciiTheme="majorHAnsi" w:hAnsiTheme="majorHAnsi" w:cstheme="majorHAnsi"/>
        </w:rPr>
      </w:r>
      <w:r>
        <w:rPr>
          <w:rFonts w:asciiTheme="majorHAnsi" w:hAnsiTheme="majorHAnsi" w:cstheme="majorHAnsi"/>
        </w:rPr>
        <w:fldChar w:fldCharType="separate"/>
      </w:r>
      <w:r w:rsidRPr="00A016A5">
        <w:rPr>
          <w:rFonts w:asciiTheme="majorHAnsi" w:hAnsiTheme="majorHAnsi" w:cstheme="majorHAnsi"/>
          <w:sz w:val="20"/>
        </w:rPr>
        <w:t xml:space="preserve">Figure </w:t>
      </w:r>
      <w:r>
        <w:rPr>
          <w:rFonts w:asciiTheme="majorHAnsi" w:hAnsiTheme="majorHAnsi" w:cstheme="majorHAnsi"/>
          <w:noProof/>
          <w:sz w:val="20"/>
        </w:rPr>
        <w:t>3</w:t>
      </w:r>
      <w:r>
        <w:rPr>
          <w:rFonts w:asciiTheme="majorHAnsi" w:hAnsiTheme="majorHAnsi" w:cstheme="majorHAnsi"/>
        </w:rPr>
        <w:fldChar w:fldCharType="end"/>
      </w:r>
      <w:r>
        <w:rPr>
          <w:rFonts w:asciiTheme="majorHAnsi" w:hAnsiTheme="majorHAnsi" w:cstheme="majorHAnsi"/>
        </w:rPr>
        <w:t xml:space="preserve">). Each frame of the video was processed and a blue circle was painted in the image, moving with the robot and creating the blue lines that represented the full path of the robot. The outcomes of this video analysis are: the image of the gridded map with robot’s path overlapped and the number of visited cells. This information was used as the ground truth for evaluation of the map coverage (actual number of visited cells) and mapping accuracy (comparison of </w:t>
      </w:r>
      <w:r w:rsidR="00033077">
        <w:rPr>
          <w:rFonts w:asciiTheme="majorHAnsi" w:hAnsiTheme="majorHAnsi" w:cstheme="majorHAnsi"/>
        </w:rPr>
        <w:t xml:space="preserve">actual </w:t>
      </w:r>
      <w:r>
        <w:rPr>
          <w:rFonts w:asciiTheme="majorHAnsi" w:hAnsiTheme="majorHAnsi" w:cstheme="majorHAnsi"/>
        </w:rPr>
        <w:t>visited cells with robot’s map).</w:t>
      </w:r>
    </w:p>
    <w:p w14:paraId="019235FD" w14:textId="7A4B74F1" w:rsidR="00026810" w:rsidRDefault="00026810" w:rsidP="00EB3BCB">
      <w:pPr>
        <w:spacing w:line="240" w:lineRule="auto"/>
        <w:jc w:val="center"/>
        <w:rPr>
          <w:rFonts w:asciiTheme="majorHAnsi" w:hAnsiTheme="majorHAnsi" w:cstheme="majorHAnsi"/>
        </w:rPr>
      </w:pPr>
      <w:r>
        <w:rPr>
          <w:noProof/>
          <w:lang w:eastAsia="en-GB"/>
        </w:rPr>
        <w:drawing>
          <wp:inline distT="0" distB="0" distL="0" distR="0" wp14:anchorId="3BD2431A" wp14:editId="0C651889">
            <wp:extent cx="3953126" cy="1994958"/>
            <wp:effectExtent l="0" t="0" r="0" b="5715"/>
            <wp:docPr id="2" name="Picture 2"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Gri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9538" cy="1998194"/>
                    </a:xfrm>
                    <a:prstGeom prst="rect">
                      <a:avLst/>
                    </a:prstGeom>
                  </pic:spPr>
                </pic:pic>
              </a:graphicData>
            </a:graphic>
          </wp:inline>
        </w:drawing>
      </w:r>
    </w:p>
    <w:p w14:paraId="39A47D7F" w14:textId="2ABA8F0D" w:rsidR="00D61BAB" w:rsidRPr="00A016A5" w:rsidRDefault="00D61BAB" w:rsidP="00EB3BCB">
      <w:pPr>
        <w:pStyle w:val="Caption"/>
        <w:jc w:val="center"/>
        <w:rPr>
          <w:rFonts w:asciiTheme="majorHAnsi" w:hAnsiTheme="majorHAnsi" w:cstheme="majorHAnsi"/>
          <w:sz w:val="20"/>
        </w:rPr>
      </w:pPr>
      <w:bookmarkStart w:id="24" w:name="_Ref8674320"/>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Pr>
          <w:rFonts w:asciiTheme="majorHAnsi" w:hAnsiTheme="majorHAnsi" w:cstheme="majorHAnsi"/>
          <w:noProof/>
          <w:sz w:val="20"/>
        </w:rPr>
        <w:t>3</w:t>
      </w:r>
      <w:r w:rsidRPr="00A016A5">
        <w:rPr>
          <w:rFonts w:asciiTheme="majorHAnsi" w:hAnsiTheme="majorHAnsi" w:cstheme="majorHAnsi"/>
          <w:noProof/>
          <w:sz w:val="20"/>
        </w:rPr>
        <w:fldChar w:fldCharType="end"/>
      </w:r>
      <w:bookmarkEnd w:id="24"/>
      <w:r w:rsidRPr="00A016A5">
        <w:rPr>
          <w:rFonts w:asciiTheme="majorHAnsi" w:hAnsiTheme="majorHAnsi" w:cstheme="majorHAnsi"/>
          <w:sz w:val="20"/>
        </w:rPr>
        <w:t>.</w:t>
      </w:r>
      <w:r>
        <w:rPr>
          <w:rFonts w:asciiTheme="majorHAnsi" w:hAnsiTheme="majorHAnsi" w:cstheme="majorHAnsi"/>
          <w:sz w:val="20"/>
        </w:rPr>
        <w:t xml:space="preserve"> Map image processed by the CV algorithm showing lines and obstacle edges detection within the 25x25 grid covering the full map.</w:t>
      </w:r>
    </w:p>
    <w:p w14:paraId="2EE56F51" w14:textId="0B53B7AE" w:rsidR="003F2F27" w:rsidRDefault="00991746" w:rsidP="00033077">
      <w:pPr>
        <w:spacing w:after="120" w:line="240" w:lineRule="auto"/>
        <w:jc w:val="both"/>
        <w:rPr>
          <w:rFonts w:asciiTheme="majorHAnsi" w:hAnsiTheme="majorHAnsi" w:cstheme="majorHAnsi"/>
        </w:rPr>
      </w:pPr>
      <w:r>
        <w:rPr>
          <w:rFonts w:asciiTheme="majorHAnsi" w:hAnsiTheme="majorHAnsi" w:cstheme="majorHAnsi"/>
        </w:rPr>
        <w:t xml:space="preserve">The maps printed by the robot were saved as txt files and processed in </w:t>
      </w:r>
      <w:r w:rsidR="00D61BAB">
        <w:rPr>
          <w:rFonts w:asciiTheme="majorHAnsi" w:hAnsiTheme="majorHAnsi" w:cstheme="majorHAnsi"/>
        </w:rPr>
        <w:t>Python</w:t>
      </w:r>
      <w:r>
        <w:rPr>
          <w:rFonts w:asciiTheme="majorHAnsi" w:hAnsiTheme="majorHAnsi" w:cstheme="majorHAnsi"/>
        </w:rPr>
        <w:t xml:space="preserve"> for results extraction</w:t>
      </w:r>
      <w:r w:rsidR="002831BE">
        <w:rPr>
          <w:rFonts w:asciiTheme="majorHAnsi" w:hAnsiTheme="majorHAnsi" w:cstheme="majorHAnsi"/>
        </w:rPr>
        <w:t xml:space="preserve"> (cells counting and matrix cell-to-cell comparison)</w:t>
      </w:r>
      <w:r>
        <w:rPr>
          <w:rFonts w:asciiTheme="majorHAnsi" w:hAnsiTheme="majorHAnsi" w:cstheme="majorHAnsi"/>
        </w:rPr>
        <w:t>.</w:t>
      </w:r>
      <w:r w:rsidR="003F2F27">
        <w:rPr>
          <w:rFonts w:asciiTheme="majorHAnsi" w:hAnsiTheme="majorHAnsi" w:cstheme="majorHAnsi"/>
        </w:rPr>
        <w:t xml:space="preserve"> </w:t>
      </w:r>
      <w:r w:rsidR="003F2F27" w:rsidRPr="006F4289">
        <w:rPr>
          <w:rFonts w:asciiTheme="majorHAnsi" w:hAnsiTheme="majorHAnsi" w:cstheme="majorHAnsi"/>
        </w:rPr>
        <w:t xml:space="preserve">For each trial, the printed map was processed and compared to </w:t>
      </w:r>
      <w:r w:rsidR="003F2F27">
        <w:rPr>
          <w:rFonts w:asciiTheme="majorHAnsi" w:hAnsiTheme="majorHAnsi" w:cstheme="majorHAnsi"/>
        </w:rPr>
        <w:t xml:space="preserve">the ground truth </w:t>
      </w:r>
      <w:r w:rsidR="00176895">
        <w:rPr>
          <w:rFonts w:asciiTheme="majorHAnsi" w:hAnsiTheme="majorHAnsi" w:cstheme="majorHAnsi"/>
        </w:rPr>
        <w:t>obtained by the CV program in order to verify the trajectory and the cells visited by the robot. In addition, the printed map was compared to the ground truth map matrix (</w:t>
      </w:r>
      <w:r w:rsidR="00EB3BCB">
        <w:rPr>
          <w:rFonts w:asciiTheme="majorHAnsi" w:hAnsiTheme="majorHAnsi" w:cstheme="majorHAnsi"/>
        </w:rPr>
        <w:t>described</w:t>
      </w:r>
      <w:r w:rsidR="00176895">
        <w:rPr>
          <w:rFonts w:asciiTheme="majorHAnsi" w:hAnsiTheme="majorHAnsi" w:cstheme="majorHAnsi"/>
        </w:rPr>
        <w:t xml:space="preserve"> below) in order to quantify the mapping accuracy</w:t>
      </w:r>
      <w:r w:rsidR="00033077">
        <w:rPr>
          <w:rFonts w:asciiTheme="majorHAnsi" w:hAnsiTheme="majorHAnsi" w:cstheme="majorHAnsi"/>
        </w:rPr>
        <w:t xml:space="preserve"> of features and free cells</w:t>
      </w:r>
      <w:r w:rsidR="00176895">
        <w:rPr>
          <w:rFonts w:asciiTheme="majorHAnsi" w:hAnsiTheme="majorHAnsi" w:cstheme="majorHAnsi"/>
        </w:rPr>
        <w:t xml:space="preserve">. </w:t>
      </w:r>
    </w:p>
    <w:p w14:paraId="1DF5CE81" w14:textId="07298991" w:rsidR="001966F0" w:rsidRPr="009F51D2" w:rsidRDefault="001966F0" w:rsidP="00033077">
      <w:pPr>
        <w:spacing w:after="0" w:line="240" w:lineRule="auto"/>
        <w:rPr>
          <w:rFonts w:asciiTheme="majorHAnsi" w:hAnsiTheme="majorHAnsi" w:cstheme="majorHAnsi"/>
          <w:b/>
        </w:rPr>
      </w:pPr>
      <w:r w:rsidRPr="009F51D2">
        <w:rPr>
          <w:rFonts w:asciiTheme="majorHAnsi" w:hAnsiTheme="majorHAnsi" w:cstheme="majorHAnsi"/>
          <w:b/>
        </w:rPr>
        <w:t>Generation of ground truth map</w:t>
      </w:r>
      <w:r w:rsidR="007251E7">
        <w:rPr>
          <w:rFonts w:asciiTheme="majorHAnsi" w:hAnsiTheme="majorHAnsi" w:cstheme="majorHAnsi"/>
          <w:b/>
        </w:rPr>
        <w:t xml:space="preserve"> matrix</w:t>
      </w:r>
      <w:r w:rsidRPr="009F51D2">
        <w:rPr>
          <w:rFonts w:asciiTheme="majorHAnsi" w:hAnsiTheme="majorHAnsi" w:cstheme="majorHAnsi"/>
          <w:b/>
        </w:rPr>
        <w:t>:</w:t>
      </w:r>
    </w:p>
    <w:p w14:paraId="41E65130" w14:textId="4ADD5B57" w:rsidR="001966F0" w:rsidRPr="006D37B7" w:rsidRDefault="001966F0" w:rsidP="006D37B7">
      <w:pPr>
        <w:spacing w:line="240" w:lineRule="auto"/>
        <w:jc w:val="both"/>
      </w:pPr>
      <w:r w:rsidRPr="006D37B7">
        <w:rPr>
          <w:rFonts w:asciiTheme="majorHAnsi" w:hAnsiTheme="majorHAnsi" w:cstheme="majorHAnsi"/>
        </w:rPr>
        <w:t xml:space="preserve">The </w:t>
      </w:r>
      <w:r w:rsidR="00033077">
        <w:rPr>
          <w:rFonts w:asciiTheme="majorHAnsi" w:hAnsiTheme="majorHAnsi" w:cstheme="majorHAnsi"/>
        </w:rPr>
        <w:t>image</w:t>
      </w:r>
      <w:r w:rsidRPr="006D37B7">
        <w:rPr>
          <w:rFonts w:asciiTheme="majorHAnsi" w:hAnsiTheme="majorHAnsi" w:cstheme="majorHAnsi"/>
        </w:rPr>
        <w:t xml:space="preserve"> file provided with the map of the experiment was processed in </w:t>
      </w:r>
      <w:proofErr w:type="spellStart"/>
      <w:r w:rsidRPr="006D37B7">
        <w:rPr>
          <w:rFonts w:asciiTheme="majorHAnsi" w:hAnsiTheme="majorHAnsi" w:cstheme="majorHAnsi"/>
        </w:rPr>
        <w:t>Matlab</w:t>
      </w:r>
      <w:proofErr w:type="spellEnd"/>
      <w:r w:rsidRPr="006D37B7">
        <w:rPr>
          <w:rFonts w:asciiTheme="majorHAnsi" w:hAnsiTheme="majorHAnsi" w:cstheme="majorHAnsi"/>
        </w:rPr>
        <w:t xml:space="preserve"> to generate another image of the map with the grid on </w:t>
      </w:r>
      <w:r w:rsidRPr="00033077">
        <w:rPr>
          <w:rFonts w:asciiTheme="majorHAnsi" w:hAnsiTheme="majorHAnsi" w:cstheme="majorHAnsi"/>
        </w:rPr>
        <w:t>top (</w:t>
      </w:r>
      <w:r w:rsidRPr="00033077">
        <w:rPr>
          <w:rFonts w:asciiTheme="majorHAnsi" w:hAnsiTheme="majorHAnsi" w:cstheme="majorHAnsi"/>
        </w:rPr>
        <w:fldChar w:fldCharType="begin"/>
      </w:r>
      <w:r w:rsidRPr="00033077">
        <w:rPr>
          <w:rFonts w:asciiTheme="majorHAnsi" w:hAnsiTheme="majorHAnsi" w:cstheme="majorHAnsi"/>
        </w:rPr>
        <w:instrText xml:space="preserve"> REF _Ref5444020 \h </w:instrText>
      </w:r>
      <w:r w:rsidR="007251E7" w:rsidRPr="00033077">
        <w:rPr>
          <w:rFonts w:asciiTheme="majorHAnsi" w:hAnsiTheme="majorHAnsi" w:cstheme="majorHAnsi"/>
        </w:rPr>
        <w:instrText xml:space="preserve"> \* MERGEFORMAT </w:instrText>
      </w:r>
      <w:r w:rsidRPr="00033077">
        <w:rPr>
          <w:rFonts w:asciiTheme="majorHAnsi" w:hAnsiTheme="majorHAnsi" w:cstheme="majorHAnsi"/>
        </w:rPr>
      </w:r>
      <w:r w:rsidRPr="00033077">
        <w:rPr>
          <w:rFonts w:asciiTheme="majorHAnsi" w:hAnsiTheme="majorHAnsi" w:cstheme="majorHAnsi"/>
        </w:rPr>
        <w:fldChar w:fldCharType="separate"/>
      </w:r>
      <w:r w:rsidR="00EB3BCB" w:rsidRPr="00033077">
        <w:rPr>
          <w:rFonts w:asciiTheme="majorHAnsi" w:hAnsiTheme="majorHAnsi" w:cstheme="majorHAnsi"/>
        </w:rPr>
        <w:t xml:space="preserve">Figure </w:t>
      </w:r>
      <w:r w:rsidR="00EB3BCB" w:rsidRPr="00033077">
        <w:rPr>
          <w:rFonts w:asciiTheme="majorHAnsi" w:hAnsiTheme="majorHAnsi" w:cstheme="majorHAnsi"/>
          <w:noProof/>
        </w:rPr>
        <w:t>4</w:t>
      </w:r>
      <w:r w:rsidRPr="00033077">
        <w:rPr>
          <w:rFonts w:asciiTheme="majorHAnsi" w:hAnsiTheme="majorHAnsi" w:cstheme="majorHAnsi"/>
        </w:rPr>
        <w:fldChar w:fldCharType="end"/>
      </w:r>
      <w:r w:rsidRPr="00033077">
        <w:rPr>
          <w:rFonts w:asciiTheme="majorHAnsi" w:hAnsiTheme="majorHAnsi" w:cstheme="majorHAnsi"/>
        </w:rPr>
        <w:t>).</w:t>
      </w:r>
      <w:r w:rsidRPr="006D37B7">
        <w:rPr>
          <w:rFonts w:asciiTheme="majorHAnsi" w:hAnsiTheme="majorHAnsi" w:cstheme="majorHAnsi"/>
        </w:rPr>
        <w:t xml:space="preserve"> The grid has the same size defined in the robot’s mapping function (25 x 25 = 625 cells). </w:t>
      </w:r>
      <w:r w:rsidR="006D37B7" w:rsidRPr="006D37B7">
        <w:rPr>
          <w:rFonts w:asciiTheme="majorHAnsi" w:hAnsiTheme="majorHAnsi" w:cstheme="majorHAnsi"/>
        </w:rPr>
        <w:t>From this</w:t>
      </w:r>
      <w:r w:rsidRPr="006D37B7">
        <w:rPr>
          <w:rFonts w:asciiTheme="majorHAnsi" w:hAnsiTheme="majorHAnsi" w:cstheme="majorHAnsi"/>
        </w:rPr>
        <w:t xml:space="preserve"> grid image, a ground truth map file was </w:t>
      </w:r>
      <w:r w:rsidR="006D37B7" w:rsidRPr="006D37B7">
        <w:rPr>
          <w:rFonts w:asciiTheme="majorHAnsi" w:hAnsiTheme="majorHAnsi" w:cstheme="majorHAnsi"/>
        </w:rPr>
        <w:t xml:space="preserve">created with </w:t>
      </w:r>
      <w:r w:rsidRPr="006D37B7">
        <w:rPr>
          <w:rFonts w:asciiTheme="majorHAnsi" w:hAnsiTheme="majorHAnsi" w:cstheme="majorHAnsi"/>
        </w:rPr>
        <w:t>Excel</w:t>
      </w:r>
      <w:r w:rsidR="00EB3BCB">
        <w:rPr>
          <w:rFonts w:asciiTheme="majorHAnsi" w:hAnsiTheme="majorHAnsi" w:cstheme="majorHAnsi"/>
        </w:rPr>
        <w:t xml:space="preserve"> having </w:t>
      </w:r>
      <w:r w:rsidRPr="006D37B7">
        <w:rPr>
          <w:rFonts w:asciiTheme="majorHAnsi" w:hAnsiTheme="majorHAnsi" w:cstheme="majorHAnsi"/>
        </w:rPr>
        <w:t xml:space="preserve">the same format as the map printed from EEPROM memory by the robot, using characters </w:t>
      </w:r>
      <w:r w:rsidR="006D37B7" w:rsidRPr="006D37B7">
        <w:rPr>
          <w:rFonts w:asciiTheme="majorHAnsi" w:hAnsiTheme="majorHAnsi" w:cstheme="majorHAnsi"/>
        </w:rPr>
        <w:t xml:space="preserve">‘L’, ‘O’ and ‘#’ </w:t>
      </w:r>
      <w:r w:rsidRPr="006D37B7">
        <w:rPr>
          <w:rFonts w:asciiTheme="majorHAnsi" w:hAnsiTheme="majorHAnsi" w:cstheme="majorHAnsi"/>
        </w:rPr>
        <w:t xml:space="preserve">to identify </w:t>
      </w:r>
      <w:r w:rsidR="006D37B7" w:rsidRPr="006D37B7">
        <w:rPr>
          <w:rFonts w:asciiTheme="majorHAnsi" w:hAnsiTheme="majorHAnsi" w:cstheme="majorHAnsi"/>
        </w:rPr>
        <w:t>Lines, Obstacles and free cells</w:t>
      </w:r>
      <w:r w:rsidR="00EB3BCB">
        <w:rPr>
          <w:rFonts w:asciiTheme="majorHAnsi" w:hAnsiTheme="majorHAnsi" w:cstheme="majorHAnsi"/>
        </w:rPr>
        <w:t>.</w:t>
      </w:r>
      <w:r w:rsidRPr="006D37B7">
        <w:rPr>
          <w:rFonts w:asciiTheme="majorHAnsi" w:hAnsiTheme="majorHAnsi" w:cstheme="majorHAnsi"/>
        </w:rPr>
        <w:t xml:space="preserve">  </w:t>
      </w:r>
    </w:p>
    <w:p w14:paraId="60AB3A41" w14:textId="7C4B74D0" w:rsidR="007251E7" w:rsidRDefault="006D37B7" w:rsidP="008F4D0E">
      <w:pPr>
        <w:pStyle w:val="ListParagraph"/>
        <w:spacing w:after="120" w:line="240" w:lineRule="auto"/>
        <w:ind w:left="0"/>
        <w:contextualSpacing w:val="0"/>
        <w:jc w:val="center"/>
      </w:pPr>
      <w:r w:rsidRPr="006D37B7">
        <w:rPr>
          <w:noProof/>
          <w:lang w:eastAsia="en-GB"/>
        </w:rPr>
        <w:drawing>
          <wp:inline distT="0" distB="0" distL="0" distR="0" wp14:anchorId="329BBA8E" wp14:editId="0DB7FAA8">
            <wp:extent cx="2213335" cy="2317637"/>
            <wp:effectExtent l="0" t="0" r="0" b="6985"/>
            <wp:docPr id="1" name="Picture 1" descr="C:\Users\Carolina\Documents\MSc ROBOTICS\Robotic Systems\CW2\Second experiment\Ground truth map\Ground_truth_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Ground truth map\Ground_truth_map.b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495" r="29769" b="9147"/>
                    <a:stretch/>
                  </pic:blipFill>
                  <pic:spPr bwMode="auto">
                    <a:xfrm>
                      <a:off x="0" y="0"/>
                      <a:ext cx="2239936" cy="2345491"/>
                    </a:xfrm>
                    <a:prstGeom prst="rect">
                      <a:avLst/>
                    </a:prstGeom>
                    <a:noFill/>
                    <a:ln>
                      <a:noFill/>
                    </a:ln>
                    <a:extLst>
                      <a:ext uri="{53640926-AAD7-44D8-BBD7-CCE9431645EC}">
                        <a14:shadowObscured xmlns:a14="http://schemas.microsoft.com/office/drawing/2010/main"/>
                      </a:ext>
                    </a:extLst>
                  </pic:spPr>
                </pic:pic>
              </a:graphicData>
            </a:graphic>
          </wp:inline>
        </w:drawing>
      </w:r>
      <w:r w:rsidRPr="006D37B7">
        <w:rPr>
          <w:noProof/>
          <w:lang w:eastAsia="en-GB"/>
        </w:rPr>
        <w:drawing>
          <wp:inline distT="0" distB="0" distL="0" distR="0" wp14:anchorId="584C4454" wp14:editId="3F9DD0D2">
            <wp:extent cx="2486417" cy="2300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55" t="-5797" r="-5453" b="-4024"/>
                    <a:stretch/>
                  </pic:blipFill>
                  <pic:spPr bwMode="auto">
                    <a:xfrm>
                      <a:off x="0" y="0"/>
                      <a:ext cx="2493410" cy="2307420"/>
                    </a:xfrm>
                    <a:prstGeom prst="rect">
                      <a:avLst/>
                    </a:prstGeom>
                    <a:noFill/>
                    <a:ln>
                      <a:noFill/>
                    </a:ln>
                    <a:extLst>
                      <a:ext uri="{53640926-AAD7-44D8-BBD7-CCE9431645EC}">
                        <a14:shadowObscured xmlns:a14="http://schemas.microsoft.com/office/drawing/2010/main"/>
                      </a:ext>
                    </a:extLst>
                  </pic:spPr>
                </pic:pic>
              </a:graphicData>
            </a:graphic>
          </wp:inline>
        </w:drawing>
      </w:r>
    </w:p>
    <w:p w14:paraId="22F17E64" w14:textId="2460CEE0" w:rsidR="007251E7" w:rsidRDefault="007251E7" w:rsidP="007251E7">
      <w:pPr>
        <w:pStyle w:val="Caption"/>
        <w:ind w:left="357"/>
        <w:jc w:val="center"/>
        <w:rPr>
          <w:sz w:val="20"/>
        </w:rPr>
      </w:pPr>
      <w:bookmarkStart w:id="25" w:name="_Ref5444020"/>
      <w:r w:rsidRPr="00AC2A78">
        <w:rPr>
          <w:sz w:val="20"/>
        </w:rPr>
        <w:lastRenderedPageBreak/>
        <w:t xml:space="preserve">Figure </w:t>
      </w:r>
      <w:r w:rsidRPr="00AC2A78">
        <w:rPr>
          <w:sz w:val="20"/>
        </w:rPr>
        <w:fldChar w:fldCharType="begin"/>
      </w:r>
      <w:r w:rsidRPr="00AC2A78">
        <w:rPr>
          <w:sz w:val="20"/>
        </w:rPr>
        <w:instrText xml:space="preserve"> SEQ Figure \* ARABIC </w:instrText>
      </w:r>
      <w:r w:rsidRPr="00AC2A78">
        <w:rPr>
          <w:sz w:val="20"/>
        </w:rPr>
        <w:fldChar w:fldCharType="separate"/>
      </w:r>
      <w:r w:rsidR="00EB3BCB">
        <w:rPr>
          <w:noProof/>
          <w:sz w:val="20"/>
        </w:rPr>
        <w:t>4</w:t>
      </w:r>
      <w:r w:rsidRPr="00AC2A78">
        <w:rPr>
          <w:sz w:val="20"/>
        </w:rPr>
        <w:fldChar w:fldCharType="end"/>
      </w:r>
      <w:bookmarkEnd w:id="25"/>
      <w:r w:rsidRPr="00AC2A78">
        <w:rPr>
          <w:sz w:val="20"/>
        </w:rPr>
        <w:t xml:space="preserve">. </w:t>
      </w:r>
      <w:r w:rsidR="00AE59D8">
        <w:rPr>
          <w:sz w:val="20"/>
        </w:rPr>
        <w:t xml:space="preserve">Left: </w:t>
      </w:r>
      <w:r w:rsidRPr="00AC2A78">
        <w:rPr>
          <w:sz w:val="20"/>
        </w:rPr>
        <w:t xml:space="preserve">Processed image of the </w:t>
      </w:r>
      <w:r w:rsidR="00AE59D8">
        <w:rPr>
          <w:sz w:val="20"/>
        </w:rPr>
        <w:t xml:space="preserve">true </w:t>
      </w:r>
      <w:r w:rsidRPr="00AC2A78">
        <w:rPr>
          <w:sz w:val="20"/>
        </w:rPr>
        <w:t>map with the grid.</w:t>
      </w:r>
      <w:r w:rsidR="00AE59D8">
        <w:rPr>
          <w:sz w:val="20"/>
        </w:rPr>
        <w:t xml:space="preserve"> Right:</w:t>
      </w:r>
      <w:r w:rsidRPr="00AC2A78">
        <w:rPr>
          <w:sz w:val="20"/>
        </w:rPr>
        <w:t xml:space="preserve"> </w:t>
      </w:r>
      <w:r w:rsidR="00AE59D8">
        <w:rPr>
          <w:sz w:val="20"/>
        </w:rPr>
        <w:t>Equivalent g</w:t>
      </w:r>
      <w:r w:rsidRPr="00AC2A78">
        <w:rPr>
          <w:sz w:val="20"/>
        </w:rPr>
        <w:t xml:space="preserve">round truth </w:t>
      </w:r>
      <w:r w:rsidR="00AE59D8">
        <w:rPr>
          <w:sz w:val="20"/>
        </w:rPr>
        <w:t xml:space="preserve">map matrix. </w:t>
      </w:r>
      <w:r w:rsidR="00033077">
        <w:rPr>
          <w:sz w:val="20"/>
        </w:rPr>
        <w:t xml:space="preserve"> </w:t>
      </w:r>
    </w:p>
    <w:p w14:paraId="44A5ACA6" w14:textId="56AC6CE8" w:rsidR="00991746" w:rsidRPr="00991746" w:rsidRDefault="00991746" w:rsidP="00991746">
      <w:pPr>
        <w:pStyle w:val="Heading3"/>
        <w:numPr>
          <w:ilvl w:val="1"/>
          <w:numId w:val="2"/>
        </w:numPr>
        <w:spacing w:before="240"/>
        <w:ind w:left="714" w:hanging="357"/>
        <w:rPr>
          <w:rFonts w:cstheme="majorHAnsi"/>
        </w:rPr>
      </w:pPr>
      <w:r w:rsidRPr="00991746">
        <w:rPr>
          <w:rFonts w:cstheme="majorHAnsi"/>
        </w:rPr>
        <w:t xml:space="preserve"> Results:</w:t>
      </w:r>
    </w:p>
    <w:p w14:paraId="545904CF" w14:textId="77777777" w:rsidR="00FD7DAA" w:rsidRDefault="002466A4" w:rsidP="00FD7DAA">
      <w:pPr>
        <w:spacing w:before="120" w:after="120" w:line="240" w:lineRule="auto"/>
        <w:contextualSpacing/>
        <w:jc w:val="both"/>
        <w:rPr>
          <w:rFonts w:asciiTheme="majorHAnsi" w:hAnsiTheme="majorHAnsi" w:cstheme="majorHAnsi"/>
        </w:rPr>
      </w:pPr>
      <w:r>
        <w:rPr>
          <w:rFonts w:asciiTheme="majorHAnsi" w:hAnsiTheme="majorHAnsi" w:cstheme="majorHAnsi"/>
        </w:rPr>
        <w:t>Metrics r</w:t>
      </w:r>
      <w:r w:rsidR="00991746">
        <w:rPr>
          <w:rFonts w:asciiTheme="majorHAnsi" w:hAnsiTheme="majorHAnsi" w:cstheme="majorHAnsi"/>
        </w:rPr>
        <w:t xml:space="preserve">esults for each </w:t>
      </w:r>
      <w:r w:rsidR="00176895">
        <w:rPr>
          <w:rFonts w:asciiTheme="majorHAnsi" w:hAnsiTheme="majorHAnsi" w:cstheme="majorHAnsi"/>
        </w:rPr>
        <w:t>experiment a</w:t>
      </w:r>
      <w:r w:rsidR="00991746">
        <w:rPr>
          <w:rFonts w:asciiTheme="majorHAnsi" w:hAnsiTheme="majorHAnsi" w:cstheme="majorHAnsi"/>
        </w:rPr>
        <w:t xml:space="preserve">re summarized in </w:t>
      </w:r>
      <w:r w:rsidR="00991746">
        <w:rPr>
          <w:rFonts w:asciiTheme="majorHAnsi" w:hAnsiTheme="majorHAnsi" w:cstheme="majorHAnsi"/>
        </w:rPr>
        <w:fldChar w:fldCharType="begin"/>
      </w:r>
      <w:r w:rsidR="00991746">
        <w:rPr>
          <w:rFonts w:asciiTheme="majorHAnsi" w:hAnsiTheme="majorHAnsi" w:cstheme="majorHAnsi"/>
        </w:rPr>
        <w:instrText xml:space="preserve"> REF _Ref5447175 \h </w:instrText>
      </w:r>
      <w:r w:rsidR="00991746">
        <w:rPr>
          <w:rFonts w:asciiTheme="majorHAnsi" w:hAnsiTheme="majorHAnsi" w:cstheme="majorHAnsi"/>
        </w:rPr>
      </w:r>
      <w:r w:rsidR="00991746">
        <w:rPr>
          <w:rFonts w:asciiTheme="majorHAnsi" w:hAnsiTheme="majorHAnsi" w:cstheme="majorHAnsi"/>
        </w:rPr>
        <w:fldChar w:fldCharType="separate"/>
      </w:r>
      <w:r w:rsidR="00176895" w:rsidRPr="00105156">
        <w:rPr>
          <w:sz w:val="20"/>
        </w:rPr>
        <w:t xml:space="preserve">Table </w:t>
      </w:r>
      <w:r w:rsidR="00176895">
        <w:rPr>
          <w:noProof/>
          <w:sz w:val="20"/>
        </w:rPr>
        <w:t>2</w:t>
      </w:r>
      <w:r w:rsidR="00991746">
        <w:rPr>
          <w:rFonts w:asciiTheme="majorHAnsi" w:hAnsiTheme="majorHAnsi" w:cstheme="majorHAnsi"/>
        </w:rPr>
        <w:fldChar w:fldCharType="end"/>
      </w:r>
      <w:r>
        <w:rPr>
          <w:rFonts w:asciiTheme="majorHAnsi" w:hAnsiTheme="majorHAnsi" w:cstheme="majorHAnsi"/>
        </w:rPr>
        <w:t>, which also includes the duration of every test and the reason for the termination</w:t>
      </w:r>
      <w:r w:rsidR="00691266">
        <w:rPr>
          <w:rFonts w:asciiTheme="majorHAnsi" w:hAnsiTheme="majorHAnsi" w:cstheme="majorHAnsi"/>
        </w:rPr>
        <w:t>.</w:t>
      </w:r>
      <w:r>
        <w:rPr>
          <w:rFonts w:asciiTheme="majorHAnsi" w:hAnsiTheme="majorHAnsi" w:cstheme="majorHAnsi"/>
        </w:rPr>
        <w:t xml:space="preserve"> None of the tests achieved a </w:t>
      </w:r>
      <w:r w:rsidR="00F930DA">
        <w:rPr>
          <w:rFonts w:asciiTheme="majorHAnsi" w:hAnsiTheme="majorHAnsi" w:cstheme="majorHAnsi"/>
        </w:rPr>
        <w:t>full</w:t>
      </w:r>
      <w:r>
        <w:rPr>
          <w:rFonts w:asciiTheme="majorHAnsi" w:hAnsiTheme="majorHAnsi" w:cstheme="majorHAnsi"/>
        </w:rPr>
        <w:t xml:space="preserve"> exploration of the map</w:t>
      </w:r>
      <w:r w:rsidR="00F930DA">
        <w:rPr>
          <w:rFonts w:asciiTheme="majorHAnsi" w:hAnsiTheme="majorHAnsi" w:cstheme="majorHAnsi"/>
        </w:rPr>
        <w:t xml:space="preserve">; however, clear differences in coverage can be observed among the different experiments. </w:t>
      </w:r>
    </w:p>
    <w:p w14:paraId="0DE4CC62" w14:textId="77777777" w:rsidR="00193A2D" w:rsidRDefault="00193A2D" w:rsidP="00FD7DAA">
      <w:pPr>
        <w:spacing w:before="120" w:after="120" w:line="240" w:lineRule="auto"/>
        <w:contextualSpacing/>
        <w:jc w:val="both"/>
        <w:rPr>
          <w:rFonts w:asciiTheme="majorHAnsi" w:hAnsiTheme="majorHAnsi" w:cstheme="majorHAnsi"/>
        </w:rPr>
      </w:pPr>
    </w:p>
    <w:p w14:paraId="473EF964" w14:textId="77777777" w:rsidR="00FD7DAA" w:rsidRPr="00972A28" w:rsidRDefault="00FD7DAA" w:rsidP="00FD7DAA">
      <w:pPr>
        <w:spacing w:before="240" w:after="0" w:line="240" w:lineRule="auto"/>
        <w:jc w:val="both"/>
        <w:rPr>
          <w:rFonts w:asciiTheme="majorHAnsi" w:hAnsiTheme="majorHAnsi" w:cstheme="majorHAnsi"/>
          <w:b/>
          <w:u w:val="single"/>
        </w:rPr>
      </w:pPr>
      <w:r w:rsidRPr="00972A28">
        <w:rPr>
          <w:rFonts w:asciiTheme="majorHAnsi" w:hAnsiTheme="majorHAnsi" w:cstheme="majorHAnsi"/>
          <w:b/>
          <w:u w:val="single"/>
        </w:rPr>
        <w:t xml:space="preserve">Map coverage evaluation: </w:t>
      </w:r>
    </w:p>
    <w:p w14:paraId="6A0ED24B" w14:textId="64F1D37D" w:rsidR="00AD1FEC" w:rsidRDefault="00F930DA" w:rsidP="00193A2D">
      <w:pPr>
        <w:spacing w:after="240" w:line="240" w:lineRule="auto"/>
        <w:jc w:val="both"/>
        <w:rPr>
          <w:rFonts w:asciiTheme="majorHAnsi" w:hAnsiTheme="majorHAnsi" w:cstheme="majorHAnsi"/>
        </w:rPr>
      </w:pPr>
      <w:r>
        <w:rPr>
          <w:rFonts w:asciiTheme="majorHAnsi" w:hAnsiTheme="majorHAnsi" w:cstheme="majorHAnsi"/>
        </w:rPr>
        <w:t xml:space="preserve">Addition of the </w:t>
      </w:r>
      <w:r w:rsidRPr="0010283D">
        <w:rPr>
          <w:rFonts w:asciiTheme="majorHAnsi" w:hAnsiTheme="majorHAnsi" w:cstheme="majorHAnsi"/>
          <w:b/>
        </w:rPr>
        <w:t>exploration algorithm</w:t>
      </w:r>
      <w:r>
        <w:rPr>
          <w:rFonts w:asciiTheme="majorHAnsi" w:hAnsiTheme="majorHAnsi" w:cstheme="majorHAnsi"/>
        </w:rPr>
        <w:t xml:space="preserve"> only, without any </w:t>
      </w:r>
      <w:r w:rsidR="0010283D">
        <w:rPr>
          <w:rFonts w:asciiTheme="majorHAnsi" w:hAnsiTheme="majorHAnsi" w:cstheme="majorHAnsi"/>
        </w:rPr>
        <w:t>additional</w:t>
      </w:r>
      <w:r>
        <w:rPr>
          <w:rFonts w:asciiTheme="majorHAnsi" w:hAnsiTheme="majorHAnsi" w:cstheme="majorHAnsi"/>
        </w:rPr>
        <w:t xml:space="preserve"> subsystem, </w:t>
      </w:r>
      <w:r w:rsidR="006D56DE">
        <w:rPr>
          <w:rFonts w:asciiTheme="majorHAnsi" w:hAnsiTheme="majorHAnsi" w:cstheme="majorHAnsi"/>
        </w:rPr>
        <w:t>increased</w:t>
      </w:r>
      <w:r>
        <w:rPr>
          <w:rFonts w:asciiTheme="majorHAnsi" w:hAnsiTheme="majorHAnsi" w:cstheme="majorHAnsi"/>
        </w:rPr>
        <w:t xml:space="preserve"> coverage with regard to the baseline behaviour (16.3% vs. 11% visited cells). Addition of </w:t>
      </w:r>
      <w:r w:rsidRPr="0010283D">
        <w:rPr>
          <w:rFonts w:asciiTheme="majorHAnsi" w:hAnsiTheme="majorHAnsi" w:cstheme="majorHAnsi"/>
          <w:b/>
        </w:rPr>
        <w:t>sensor fusion</w:t>
      </w:r>
      <w:r>
        <w:rPr>
          <w:rFonts w:asciiTheme="majorHAnsi" w:hAnsiTheme="majorHAnsi" w:cstheme="majorHAnsi"/>
        </w:rPr>
        <w:t xml:space="preserve"> to the exploration algorithm </w:t>
      </w:r>
      <w:r w:rsidR="00293292">
        <w:rPr>
          <w:rFonts w:asciiTheme="majorHAnsi" w:hAnsiTheme="majorHAnsi" w:cstheme="majorHAnsi"/>
        </w:rPr>
        <w:t>with no</w:t>
      </w:r>
      <w:r>
        <w:rPr>
          <w:rFonts w:asciiTheme="majorHAnsi" w:hAnsiTheme="majorHAnsi" w:cstheme="majorHAnsi"/>
        </w:rPr>
        <w:t xml:space="preserve"> obstacle avoidance active (</w:t>
      </w:r>
      <w:proofErr w:type="spellStart"/>
      <w:r>
        <w:rPr>
          <w:rFonts w:asciiTheme="majorHAnsi" w:hAnsiTheme="majorHAnsi" w:cstheme="majorHAnsi"/>
        </w:rPr>
        <w:t>NoOA-YesSF</w:t>
      </w:r>
      <w:proofErr w:type="spellEnd"/>
      <w:r>
        <w:rPr>
          <w:rFonts w:asciiTheme="majorHAnsi" w:hAnsiTheme="majorHAnsi" w:cstheme="majorHAnsi"/>
        </w:rPr>
        <w:t>) increased coverage more than 20%</w:t>
      </w:r>
      <w:r w:rsidR="00293292">
        <w:rPr>
          <w:rFonts w:asciiTheme="majorHAnsi" w:hAnsiTheme="majorHAnsi" w:cstheme="majorHAnsi"/>
        </w:rPr>
        <w:t xml:space="preserve"> (39.2% absolute)</w:t>
      </w:r>
      <w:r>
        <w:rPr>
          <w:rFonts w:asciiTheme="majorHAnsi" w:hAnsiTheme="majorHAnsi" w:cstheme="majorHAnsi"/>
        </w:rPr>
        <w:t xml:space="preserve">, but </w:t>
      </w:r>
      <w:r w:rsidR="00293292">
        <w:rPr>
          <w:rFonts w:asciiTheme="majorHAnsi" w:hAnsiTheme="majorHAnsi" w:cstheme="majorHAnsi"/>
        </w:rPr>
        <w:t>combined with obstacle avoidance (</w:t>
      </w:r>
      <w:proofErr w:type="spellStart"/>
      <w:r w:rsidR="00293292">
        <w:rPr>
          <w:rFonts w:asciiTheme="majorHAnsi" w:hAnsiTheme="majorHAnsi" w:cstheme="majorHAnsi"/>
        </w:rPr>
        <w:t>YesOA-YesSF</w:t>
      </w:r>
      <w:proofErr w:type="spellEnd"/>
      <w:r w:rsidR="00293292">
        <w:rPr>
          <w:rFonts w:asciiTheme="majorHAnsi" w:hAnsiTheme="majorHAnsi" w:cstheme="majorHAnsi"/>
        </w:rPr>
        <w:t>), the increase in coverage was lower, around 13% compared to the plain exploration algorithm.</w:t>
      </w:r>
      <w:r w:rsidR="006D56DE">
        <w:rPr>
          <w:rFonts w:asciiTheme="majorHAnsi" w:hAnsiTheme="majorHAnsi" w:cstheme="majorHAnsi"/>
        </w:rPr>
        <w:t xml:space="preserve"> According to these results, the biggest contribution to coverage improvement was the addition of sensor fusion for estimation of the robot’s pose, with an average increase of 15% of visited cells compared to those solutions including the exploration algorithm with no sensor fusion. The exploration algorithm itself only achieved 5% improvement with regard to the baseline code but, as mentioned above, it was significantly improved when combined with sensor fusion. No clear trend can be derived from the inclusion of the </w:t>
      </w:r>
      <w:r w:rsidR="006D56DE" w:rsidRPr="0010283D">
        <w:rPr>
          <w:rFonts w:asciiTheme="majorHAnsi" w:hAnsiTheme="majorHAnsi" w:cstheme="majorHAnsi"/>
          <w:b/>
        </w:rPr>
        <w:t>reactive obstacle avoidance behaviour</w:t>
      </w:r>
      <w:r w:rsidR="006D56DE">
        <w:rPr>
          <w:rFonts w:asciiTheme="majorHAnsi" w:hAnsiTheme="majorHAnsi" w:cstheme="majorHAnsi"/>
        </w:rPr>
        <w:t xml:space="preserve"> in terms of coverage</w:t>
      </w:r>
      <w:del w:id="26" w:author="Yusseff Dominguez" w:date="2019-05-15T00:46:00Z">
        <w:r w:rsidR="009448FF" w:rsidDel="0058322C">
          <w:rPr>
            <w:rFonts w:asciiTheme="majorHAnsi" w:hAnsiTheme="majorHAnsi" w:cstheme="majorHAnsi"/>
          </w:rPr>
          <w:delText>. We could observe</w:delText>
        </w:r>
      </w:del>
      <w:ins w:id="27" w:author="Yusseff Dominguez" w:date="2019-05-15T00:46:00Z">
        <w:r w:rsidR="0058322C">
          <w:rPr>
            <w:rFonts w:asciiTheme="majorHAnsi" w:hAnsiTheme="majorHAnsi" w:cstheme="majorHAnsi"/>
          </w:rPr>
          <w:t>,</w:t>
        </w:r>
      </w:ins>
      <w:r w:rsidR="009448FF">
        <w:rPr>
          <w:rFonts w:asciiTheme="majorHAnsi" w:hAnsiTheme="majorHAnsi" w:cstheme="majorHAnsi"/>
        </w:rPr>
        <w:t xml:space="preserve"> however, </w:t>
      </w:r>
      <w:del w:id="28" w:author="Yusseff Dominguez" w:date="2019-05-15T00:46:00Z">
        <w:r w:rsidR="009448FF" w:rsidDel="00A85BDF">
          <w:rPr>
            <w:rFonts w:asciiTheme="majorHAnsi" w:hAnsiTheme="majorHAnsi" w:cstheme="majorHAnsi"/>
          </w:rPr>
          <w:delText xml:space="preserve">that </w:delText>
        </w:r>
      </w:del>
      <w:r w:rsidR="009448FF">
        <w:rPr>
          <w:rFonts w:asciiTheme="majorHAnsi" w:hAnsiTheme="majorHAnsi" w:cstheme="majorHAnsi"/>
        </w:rPr>
        <w:t xml:space="preserve">in those configurations where obstacle avoidance was included, the robot didn’t hit any obstacle. </w:t>
      </w:r>
      <w:r w:rsidR="009448FF">
        <w:rPr>
          <w:rFonts w:asciiTheme="majorHAnsi" w:hAnsiTheme="majorHAnsi" w:cstheme="majorHAnsi"/>
        </w:rPr>
        <w:fldChar w:fldCharType="begin"/>
      </w:r>
      <w:r w:rsidR="009448FF">
        <w:rPr>
          <w:rFonts w:asciiTheme="majorHAnsi" w:hAnsiTheme="majorHAnsi" w:cstheme="majorHAnsi"/>
        </w:rPr>
        <w:instrText xml:space="preserve"> REF _Ref5446637 \h </w:instrText>
      </w:r>
      <w:r w:rsidR="009448FF">
        <w:rPr>
          <w:rFonts w:asciiTheme="majorHAnsi" w:hAnsiTheme="majorHAnsi" w:cstheme="majorHAnsi"/>
        </w:rPr>
      </w:r>
      <w:r w:rsidR="009448FF">
        <w:rPr>
          <w:rFonts w:asciiTheme="majorHAnsi" w:hAnsiTheme="majorHAnsi" w:cstheme="majorHAnsi"/>
        </w:rPr>
        <w:fldChar w:fldCharType="separate"/>
      </w:r>
      <w:r w:rsidR="009448FF" w:rsidRPr="00105156">
        <w:rPr>
          <w:sz w:val="20"/>
        </w:rPr>
        <w:t xml:space="preserve">Figure </w:t>
      </w:r>
      <w:r w:rsidR="009448FF">
        <w:rPr>
          <w:noProof/>
          <w:sz w:val="20"/>
        </w:rPr>
        <w:t>5</w:t>
      </w:r>
      <w:r w:rsidR="009448FF">
        <w:rPr>
          <w:rFonts w:asciiTheme="majorHAnsi" w:hAnsiTheme="majorHAnsi" w:cstheme="majorHAnsi"/>
        </w:rPr>
        <w:fldChar w:fldCharType="end"/>
      </w:r>
      <w:r w:rsidR="009448FF">
        <w:rPr>
          <w:rFonts w:asciiTheme="majorHAnsi" w:hAnsiTheme="majorHAnsi" w:cstheme="majorHAnsi"/>
        </w:rPr>
        <w:t xml:space="preserve"> shows the full trajectory followed by the robot for every test and gives a clear idea of the coverage differences just mentioned. When sensor fusion is not included, the robot mainly moves in the central region of the map, which is indicative of a large pose estimation error. In contrast, those configurations including sensor fusion show an extended map coverage where the path defined by the exploration algorithm can be more clearly distinguished.  </w:t>
      </w:r>
    </w:p>
    <w:tbl>
      <w:tblPr>
        <w:tblStyle w:val="TableGrid"/>
        <w:tblW w:w="9776" w:type="dxa"/>
        <w:jc w:val="center"/>
        <w:tblLook w:val="04A0" w:firstRow="1" w:lastRow="0" w:firstColumn="1" w:lastColumn="0" w:noHBand="0" w:noVBand="1"/>
      </w:tblPr>
      <w:tblGrid>
        <w:gridCol w:w="3964"/>
        <w:gridCol w:w="1134"/>
        <w:gridCol w:w="1276"/>
        <w:gridCol w:w="1134"/>
        <w:gridCol w:w="1134"/>
        <w:gridCol w:w="1134"/>
      </w:tblGrid>
      <w:tr w:rsidR="00691266" w:rsidRPr="00631006" w14:paraId="5ACD2F35" w14:textId="77777777" w:rsidTr="005004FC">
        <w:trPr>
          <w:trHeight w:val="322"/>
          <w:jc w:val="center"/>
        </w:trPr>
        <w:tc>
          <w:tcPr>
            <w:tcW w:w="3964" w:type="dxa"/>
          </w:tcPr>
          <w:p w14:paraId="105E9FBB" w14:textId="0F31D3C3" w:rsidR="00691266" w:rsidRPr="00631006" w:rsidRDefault="00FD7DAA" w:rsidP="00667ACA">
            <w:pPr>
              <w:rPr>
                <w:rFonts w:asciiTheme="majorHAnsi" w:eastAsia="Times New Roman" w:hAnsiTheme="majorHAnsi" w:cstheme="majorHAnsi"/>
                <w:b/>
                <w:color w:val="000000"/>
                <w:sz w:val="20"/>
                <w:lang w:eastAsia="en-GB"/>
              </w:rPr>
            </w:pPr>
            <w:r>
              <w:rPr>
                <w:rFonts w:asciiTheme="majorHAnsi" w:eastAsia="Times New Roman" w:hAnsiTheme="majorHAnsi" w:cstheme="majorHAnsi"/>
                <w:b/>
                <w:color w:val="000000"/>
                <w:sz w:val="20"/>
                <w:lang w:eastAsia="en-GB"/>
              </w:rPr>
              <w:t>METRICS</w:t>
            </w:r>
          </w:p>
        </w:tc>
        <w:tc>
          <w:tcPr>
            <w:tcW w:w="1134" w:type="dxa"/>
            <w:noWrap/>
            <w:hideMark/>
          </w:tcPr>
          <w:p w14:paraId="50E0D5C2"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192274FE" w14:textId="5C754419"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276" w:type="dxa"/>
            <w:noWrap/>
            <w:hideMark/>
          </w:tcPr>
          <w:p w14:paraId="38F77D3E"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59EF069E" w14:textId="6FA7DF80"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noWrap/>
            <w:hideMark/>
          </w:tcPr>
          <w:p w14:paraId="089912FA"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41DDCD24" w14:textId="2128C0B6"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134" w:type="dxa"/>
            <w:noWrap/>
            <w:hideMark/>
          </w:tcPr>
          <w:p w14:paraId="191AECDB"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7513AD93" w14:textId="6A160103"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tcPr>
          <w:p w14:paraId="2E785E7A" w14:textId="3D0B868E" w:rsidR="00691266" w:rsidRPr="00631006" w:rsidRDefault="00691266" w:rsidP="00796482">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Baseline</w:t>
            </w:r>
          </w:p>
        </w:tc>
      </w:tr>
      <w:tr w:rsidR="00691266" w:rsidRPr="00631006" w14:paraId="4B14AC5D" w14:textId="77777777" w:rsidTr="005004FC">
        <w:trPr>
          <w:trHeight w:val="322"/>
          <w:jc w:val="center"/>
        </w:trPr>
        <w:tc>
          <w:tcPr>
            <w:tcW w:w="3964" w:type="dxa"/>
          </w:tcPr>
          <w:p w14:paraId="54B574CD" w14:textId="38FD5797" w:rsidR="00691266" w:rsidRPr="00631006" w:rsidRDefault="0069126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COVERAGE</w:t>
            </w:r>
          </w:p>
        </w:tc>
        <w:tc>
          <w:tcPr>
            <w:tcW w:w="5812" w:type="dxa"/>
            <w:gridSpan w:val="5"/>
            <w:noWrap/>
          </w:tcPr>
          <w:p w14:paraId="57F77371" w14:textId="77777777" w:rsidR="00691266" w:rsidRPr="00631006" w:rsidRDefault="00691266" w:rsidP="00667ACA">
            <w:pPr>
              <w:jc w:val="center"/>
              <w:rPr>
                <w:rFonts w:asciiTheme="majorHAnsi" w:eastAsia="Times New Roman" w:hAnsiTheme="majorHAnsi" w:cstheme="majorHAnsi"/>
                <w:b/>
                <w:color w:val="000000"/>
                <w:sz w:val="20"/>
                <w:lang w:eastAsia="en-GB"/>
              </w:rPr>
            </w:pPr>
          </w:p>
        </w:tc>
      </w:tr>
      <w:tr w:rsidR="00691266" w:rsidRPr="00631006" w14:paraId="28351BBA" w14:textId="77777777" w:rsidTr="005004FC">
        <w:trPr>
          <w:trHeight w:val="322"/>
          <w:jc w:val="center"/>
        </w:trPr>
        <w:tc>
          <w:tcPr>
            <w:tcW w:w="3964" w:type="dxa"/>
          </w:tcPr>
          <w:p w14:paraId="27758FAC" w14:textId="53199638" w:rsidR="00691266" w:rsidRPr="00631006" w:rsidRDefault="00691266" w:rsidP="00691266">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Absolute number of visited cells</w:t>
            </w:r>
            <w:r w:rsidR="00A87C4C" w:rsidRPr="00631006">
              <w:rPr>
                <w:rFonts w:asciiTheme="majorHAnsi" w:eastAsia="Times New Roman" w:hAnsiTheme="majorHAnsi" w:cstheme="majorHAnsi"/>
                <w:color w:val="000000"/>
                <w:sz w:val="20"/>
                <w:lang w:eastAsia="en-GB"/>
              </w:rPr>
              <w:t xml:space="preserve"> (GT)</w:t>
            </w:r>
          </w:p>
        </w:tc>
        <w:tc>
          <w:tcPr>
            <w:tcW w:w="1134" w:type="dxa"/>
            <w:noWrap/>
          </w:tcPr>
          <w:p w14:paraId="641589CE" w14:textId="54B78DFA"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102</w:t>
            </w:r>
          </w:p>
        </w:tc>
        <w:tc>
          <w:tcPr>
            <w:tcW w:w="1276" w:type="dxa"/>
            <w:noWrap/>
          </w:tcPr>
          <w:p w14:paraId="29549940" w14:textId="20CE989C"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245</w:t>
            </w:r>
          </w:p>
        </w:tc>
        <w:tc>
          <w:tcPr>
            <w:tcW w:w="1134" w:type="dxa"/>
            <w:noWrap/>
          </w:tcPr>
          <w:p w14:paraId="2D87F7EE" w14:textId="30C1604E"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133</w:t>
            </w:r>
          </w:p>
        </w:tc>
        <w:tc>
          <w:tcPr>
            <w:tcW w:w="1134" w:type="dxa"/>
            <w:noWrap/>
          </w:tcPr>
          <w:p w14:paraId="543F2A78" w14:textId="539C0190" w:rsidR="00691266" w:rsidRPr="00631006" w:rsidRDefault="00C46942"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182</w:t>
            </w:r>
          </w:p>
        </w:tc>
        <w:tc>
          <w:tcPr>
            <w:tcW w:w="1134" w:type="dxa"/>
          </w:tcPr>
          <w:p w14:paraId="164D229A" w14:textId="5385E467" w:rsidR="00691266" w:rsidRPr="00631006" w:rsidRDefault="009B7744"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69</w:t>
            </w:r>
          </w:p>
        </w:tc>
      </w:tr>
      <w:tr w:rsidR="00691266" w:rsidRPr="00631006" w14:paraId="41F542D9" w14:textId="77777777" w:rsidTr="005004FC">
        <w:trPr>
          <w:trHeight w:val="322"/>
          <w:jc w:val="center"/>
        </w:trPr>
        <w:tc>
          <w:tcPr>
            <w:tcW w:w="3964" w:type="dxa"/>
            <w:shd w:val="clear" w:color="auto" w:fill="FFC000"/>
          </w:tcPr>
          <w:p w14:paraId="6F01D608" w14:textId="17A4D37D" w:rsidR="00691266" w:rsidRPr="005004FC" w:rsidRDefault="00691266" w:rsidP="00691266">
            <w:pPr>
              <w:rPr>
                <w:rFonts w:asciiTheme="majorHAnsi" w:eastAsia="Times New Roman" w:hAnsiTheme="majorHAnsi" w:cstheme="majorHAnsi"/>
                <w:b/>
                <w:color w:val="000000"/>
                <w:sz w:val="20"/>
                <w:lang w:eastAsia="en-GB"/>
              </w:rPr>
            </w:pPr>
            <w:r w:rsidRPr="005004FC">
              <w:rPr>
                <w:rFonts w:asciiTheme="majorHAnsi" w:eastAsia="Times New Roman" w:hAnsiTheme="majorHAnsi" w:cstheme="majorHAnsi"/>
                <w:b/>
                <w:color w:val="000000"/>
                <w:sz w:val="20"/>
                <w:lang w:eastAsia="en-GB"/>
              </w:rPr>
              <w:t xml:space="preserve">% Visited cells </w:t>
            </w:r>
            <w:r w:rsidR="00A87C4C" w:rsidRPr="005004FC">
              <w:rPr>
                <w:rFonts w:asciiTheme="majorHAnsi" w:eastAsia="Times New Roman" w:hAnsiTheme="majorHAnsi" w:cstheme="majorHAnsi"/>
                <w:b/>
                <w:color w:val="000000"/>
                <w:sz w:val="20"/>
                <w:lang w:eastAsia="en-GB"/>
              </w:rPr>
              <w:t xml:space="preserve"> (GT)</w:t>
            </w:r>
          </w:p>
        </w:tc>
        <w:tc>
          <w:tcPr>
            <w:tcW w:w="1134" w:type="dxa"/>
            <w:shd w:val="clear" w:color="auto" w:fill="FFC000"/>
            <w:noWrap/>
          </w:tcPr>
          <w:p w14:paraId="347CD4A3" w14:textId="545688B3" w:rsidR="00691266" w:rsidRPr="00631006" w:rsidRDefault="00155AC8" w:rsidP="00155AC8">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16.3%</w:t>
            </w:r>
          </w:p>
        </w:tc>
        <w:tc>
          <w:tcPr>
            <w:tcW w:w="1276" w:type="dxa"/>
            <w:shd w:val="clear" w:color="auto" w:fill="FFC000"/>
            <w:noWrap/>
          </w:tcPr>
          <w:p w14:paraId="33F64210" w14:textId="07BD3FE8"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39.2%</w:t>
            </w:r>
          </w:p>
        </w:tc>
        <w:tc>
          <w:tcPr>
            <w:tcW w:w="1134" w:type="dxa"/>
            <w:shd w:val="clear" w:color="auto" w:fill="FFC000"/>
            <w:noWrap/>
          </w:tcPr>
          <w:p w14:paraId="09513948" w14:textId="0249628E"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21.3%</w:t>
            </w:r>
          </w:p>
        </w:tc>
        <w:tc>
          <w:tcPr>
            <w:tcW w:w="1134" w:type="dxa"/>
            <w:shd w:val="clear" w:color="auto" w:fill="FFC000"/>
            <w:noWrap/>
          </w:tcPr>
          <w:p w14:paraId="0C0F2DFD" w14:textId="16C70DD4"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29.1%</w:t>
            </w:r>
          </w:p>
        </w:tc>
        <w:tc>
          <w:tcPr>
            <w:tcW w:w="1134" w:type="dxa"/>
            <w:shd w:val="clear" w:color="auto" w:fill="FFC000"/>
          </w:tcPr>
          <w:p w14:paraId="3D640A8B" w14:textId="55A6A928" w:rsidR="00691266" w:rsidRPr="00631006" w:rsidRDefault="005E014D"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11%</w:t>
            </w:r>
          </w:p>
        </w:tc>
      </w:tr>
      <w:tr w:rsidR="00A87C4C" w:rsidRPr="00631006" w14:paraId="5BF2BCE6" w14:textId="77777777" w:rsidTr="005004FC">
        <w:trPr>
          <w:trHeight w:val="322"/>
          <w:jc w:val="center"/>
        </w:trPr>
        <w:tc>
          <w:tcPr>
            <w:tcW w:w="3964" w:type="dxa"/>
            <w:shd w:val="clear" w:color="auto" w:fill="auto"/>
          </w:tcPr>
          <w:p w14:paraId="1A6C9CFE" w14:textId="77777777" w:rsidR="00A87C4C" w:rsidRPr="00631006" w:rsidRDefault="00A87C4C"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MAPPING ACCURACY</w:t>
            </w:r>
          </w:p>
        </w:tc>
        <w:tc>
          <w:tcPr>
            <w:tcW w:w="5812" w:type="dxa"/>
            <w:gridSpan w:val="5"/>
            <w:shd w:val="clear" w:color="auto" w:fill="auto"/>
            <w:noWrap/>
            <w:vAlign w:val="center"/>
          </w:tcPr>
          <w:p w14:paraId="53CF8A20" w14:textId="77777777" w:rsidR="00A87C4C" w:rsidRPr="00631006" w:rsidRDefault="00A87C4C" w:rsidP="00667ACA">
            <w:pPr>
              <w:jc w:val="center"/>
              <w:rPr>
                <w:rFonts w:asciiTheme="majorHAnsi" w:hAnsiTheme="majorHAnsi" w:cstheme="majorHAnsi"/>
                <w:b/>
                <w:color w:val="000000"/>
                <w:sz w:val="20"/>
              </w:rPr>
            </w:pPr>
          </w:p>
        </w:tc>
      </w:tr>
      <w:tr w:rsidR="00A87C4C" w:rsidRPr="00631006" w14:paraId="43C8D8DE" w14:textId="77777777" w:rsidTr="005004FC">
        <w:trPr>
          <w:trHeight w:val="322"/>
          <w:jc w:val="center"/>
        </w:trPr>
        <w:tc>
          <w:tcPr>
            <w:tcW w:w="3964" w:type="dxa"/>
          </w:tcPr>
          <w:p w14:paraId="5A65F9DD" w14:textId="4912F7FC" w:rsidR="00A87C4C" w:rsidRPr="00631006" w:rsidRDefault="002621BD" w:rsidP="002621BD">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N</w:t>
            </w:r>
            <w:r w:rsidR="00A87C4C" w:rsidRPr="00631006">
              <w:rPr>
                <w:rFonts w:asciiTheme="majorHAnsi" w:eastAsia="Times New Roman" w:hAnsiTheme="majorHAnsi" w:cstheme="majorHAnsi"/>
                <w:color w:val="000000"/>
                <w:sz w:val="20"/>
                <w:lang w:eastAsia="en-GB"/>
              </w:rPr>
              <w:t>umber of visited cells</w:t>
            </w:r>
            <w:r w:rsidRPr="00631006">
              <w:rPr>
                <w:rFonts w:asciiTheme="majorHAnsi" w:eastAsia="Times New Roman" w:hAnsiTheme="majorHAnsi" w:cstheme="majorHAnsi"/>
                <w:color w:val="000000"/>
                <w:sz w:val="20"/>
                <w:lang w:eastAsia="en-GB"/>
              </w:rPr>
              <w:t xml:space="preserve"> correctly mapped</w:t>
            </w:r>
          </w:p>
        </w:tc>
        <w:tc>
          <w:tcPr>
            <w:tcW w:w="1134" w:type="dxa"/>
            <w:noWrap/>
          </w:tcPr>
          <w:p w14:paraId="152F68EE" w14:textId="663D15A7"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51</w:t>
            </w:r>
          </w:p>
        </w:tc>
        <w:tc>
          <w:tcPr>
            <w:tcW w:w="1276" w:type="dxa"/>
            <w:noWrap/>
          </w:tcPr>
          <w:p w14:paraId="56D93D8A" w14:textId="6D68BD8F"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135</w:t>
            </w:r>
          </w:p>
        </w:tc>
        <w:tc>
          <w:tcPr>
            <w:tcW w:w="1134" w:type="dxa"/>
            <w:noWrap/>
          </w:tcPr>
          <w:p w14:paraId="671AB11F" w14:textId="45DE6A5F" w:rsidR="00A87C4C" w:rsidRPr="00631006" w:rsidRDefault="001430B1"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54</w:t>
            </w:r>
          </w:p>
        </w:tc>
        <w:tc>
          <w:tcPr>
            <w:tcW w:w="1134" w:type="dxa"/>
            <w:noWrap/>
          </w:tcPr>
          <w:p w14:paraId="0609D1E0" w14:textId="50748780"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98</w:t>
            </w:r>
          </w:p>
        </w:tc>
        <w:tc>
          <w:tcPr>
            <w:tcW w:w="1134" w:type="dxa"/>
          </w:tcPr>
          <w:p w14:paraId="41C52929" w14:textId="129CC1E5" w:rsidR="00A87C4C" w:rsidRPr="00631006" w:rsidRDefault="00796482"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35</w:t>
            </w:r>
          </w:p>
        </w:tc>
      </w:tr>
      <w:tr w:rsidR="00A87C4C" w:rsidRPr="00631006" w14:paraId="6122FDEC" w14:textId="77777777" w:rsidTr="005004FC">
        <w:trPr>
          <w:trHeight w:val="322"/>
          <w:jc w:val="center"/>
        </w:trPr>
        <w:tc>
          <w:tcPr>
            <w:tcW w:w="3964" w:type="dxa"/>
            <w:shd w:val="clear" w:color="auto" w:fill="FFC000"/>
          </w:tcPr>
          <w:p w14:paraId="0B34A7B9" w14:textId="0E954F67" w:rsidR="00A87C4C" w:rsidRPr="00AC4A1B" w:rsidRDefault="00A87C4C" w:rsidP="00667ACA">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Visited cells </w:t>
            </w:r>
            <w:r w:rsidR="006E3D22" w:rsidRPr="00AC4A1B">
              <w:rPr>
                <w:rFonts w:asciiTheme="majorHAnsi" w:eastAsia="Times New Roman" w:hAnsiTheme="majorHAnsi" w:cstheme="majorHAnsi"/>
                <w:b/>
                <w:color w:val="000000"/>
                <w:sz w:val="20"/>
                <w:lang w:eastAsia="en-GB"/>
              </w:rPr>
              <w:t>correctly mapped</w:t>
            </w:r>
          </w:p>
        </w:tc>
        <w:tc>
          <w:tcPr>
            <w:tcW w:w="1134" w:type="dxa"/>
            <w:shd w:val="clear" w:color="auto" w:fill="FFC000"/>
            <w:noWrap/>
          </w:tcPr>
          <w:p w14:paraId="7E132D55" w14:textId="4F8C8E72"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w:t>
            </w:r>
          </w:p>
        </w:tc>
        <w:tc>
          <w:tcPr>
            <w:tcW w:w="1276" w:type="dxa"/>
            <w:shd w:val="clear" w:color="auto" w:fill="FFC000"/>
            <w:noWrap/>
          </w:tcPr>
          <w:p w14:paraId="40BF20DF" w14:textId="5E418015"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55%</w:t>
            </w:r>
          </w:p>
        </w:tc>
        <w:tc>
          <w:tcPr>
            <w:tcW w:w="1134" w:type="dxa"/>
            <w:shd w:val="clear" w:color="auto" w:fill="FFC000"/>
            <w:noWrap/>
          </w:tcPr>
          <w:p w14:paraId="7F5CE2C0" w14:textId="11DB8936"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40.6%</w:t>
            </w:r>
          </w:p>
        </w:tc>
        <w:tc>
          <w:tcPr>
            <w:tcW w:w="1134" w:type="dxa"/>
            <w:shd w:val="clear" w:color="auto" w:fill="FFC000"/>
            <w:noWrap/>
          </w:tcPr>
          <w:p w14:paraId="2973D47D" w14:textId="2E2B9F74"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53.8%</w:t>
            </w:r>
          </w:p>
        </w:tc>
        <w:tc>
          <w:tcPr>
            <w:tcW w:w="1134" w:type="dxa"/>
            <w:shd w:val="clear" w:color="auto" w:fill="FFC000"/>
          </w:tcPr>
          <w:p w14:paraId="5BAB993F" w14:textId="52982366" w:rsidR="00A87C4C" w:rsidRPr="00631006" w:rsidRDefault="009B7744"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50.7%</w:t>
            </w:r>
          </w:p>
        </w:tc>
      </w:tr>
      <w:tr w:rsidR="00691266" w:rsidRPr="00631006" w14:paraId="67538883" w14:textId="77777777" w:rsidTr="005004FC">
        <w:trPr>
          <w:trHeight w:val="322"/>
          <w:jc w:val="center"/>
        </w:trPr>
        <w:tc>
          <w:tcPr>
            <w:tcW w:w="3964" w:type="dxa"/>
          </w:tcPr>
          <w:p w14:paraId="5A8CF060" w14:textId="05487DE9"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‘feature’ cells correctly </w:t>
            </w:r>
            <w:r w:rsidRPr="00631006">
              <w:rPr>
                <w:rFonts w:asciiTheme="majorHAnsi" w:eastAsia="Times New Roman" w:hAnsiTheme="majorHAnsi" w:cstheme="majorHAnsi"/>
                <w:color w:val="000000"/>
                <w:sz w:val="20"/>
                <w:lang w:eastAsia="en-GB"/>
              </w:rPr>
              <w:t>mapped</w:t>
            </w:r>
          </w:p>
        </w:tc>
        <w:tc>
          <w:tcPr>
            <w:tcW w:w="1134" w:type="dxa"/>
            <w:noWrap/>
            <w:vAlign w:val="center"/>
          </w:tcPr>
          <w:p w14:paraId="6BEE79D3" w14:textId="4B48C547"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11</w:t>
            </w:r>
          </w:p>
        </w:tc>
        <w:tc>
          <w:tcPr>
            <w:tcW w:w="1276" w:type="dxa"/>
            <w:noWrap/>
            <w:vAlign w:val="center"/>
          </w:tcPr>
          <w:p w14:paraId="36C48385" w14:textId="3E50DFB9"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25</w:t>
            </w:r>
          </w:p>
        </w:tc>
        <w:tc>
          <w:tcPr>
            <w:tcW w:w="1134" w:type="dxa"/>
            <w:noWrap/>
            <w:vAlign w:val="center"/>
          </w:tcPr>
          <w:p w14:paraId="2BF66680" w14:textId="1425DC94"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w:t>
            </w:r>
          </w:p>
        </w:tc>
        <w:tc>
          <w:tcPr>
            <w:tcW w:w="1134" w:type="dxa"/>
            <w:noWrap/>
            <w:vAlign w:val="center"/>
          </w:tcPr>
          <w:p w14:paraId="26C70688" w14:textId="41C504AB"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16</w:t>
            </w:r>
          </w:p>
        </w:tc>
        <w:tc>
          <w:tcPr>
            <w:tcW w:w="1134" w:type="dxa"/>
            <w:vAlign w:val="center"/>
          </w:tcPr>
          <w:p w14:paraId="3D830B41" w14:textId="532076DD"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18</w:t>
            </w:r>
          </w:p>
        </w:tc>
      </w:tr>
      <w:tr w:rsidR="00691266" w:rsidRPr="00AC4A1B" w14:paraId="17634CFC" w14:textId="77777777" w:rsidTr="005004FC">
        <w:trPr>
          <w:trHeight w:val="322"/>
          <w:jc w:val="center"/>
        </w:trPr>
        <w:tc>
          <w:tcPr>
            <w:tcW w:w="3964" w:type="dxa"/>
            <w:shd w:val="clear" w:color="auto" w:fill="FFC000"/>
          </w:tcPr>
          <w:p w14:paraId="0AA909DF" w14:textId="107F9B47"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w:t>
            </w:r>
            <w:r w:rsidR="002621BD" w:rsidRPr="00AC4A1B">
              <w:rPr>
                <w:rFonts w:asciiTheme="majorHAnsi" w:eastAsia="Times New Roman" w:hAnsiTheme="majorHAnsi" w:cstheme="majorHAnsi"/>
                <w:b/>
                <w:color w:val="000000"/>
                <w:sz w:val="20"/>
                <w:lang w:eastAsia="en-GB"/>
              </w:rPr>
              <w:t xml:space="preserve"> ‘F</w:t>
            </w:r>
            <w:r w:rsidRPr="00AC4A1B">
              <w:rPr>
                <w:rFonts w:asciiTheme="majorHAnsi" w:eastAsia="Times New Roman" w:hAnsiTheme="majorHAnsi" w:cstheme="majorHAnsi"/>
                <w:b/>
                <w:color w:val="000000"/>
                <w:sz w:val="20"/>
                <w:lang w:eastAsia="en-GB"/>
              </w:rPr>
              <w:t xml:space="preserve">eature’ cells correctly </w:t>
            </w:r>
            <w:r w:rsidR="002621BD" w:rsidRPr="00AC4A1B">
              <w:rPr>
                <w:rFonts w:asciiTheme="majorHAnsi" w:eastAsia="Times New Roman" w:hAnsiTheme="majorHAnsi" w:cstheme="majorHAnsi"/>
                <w:b/>
                <w:color w:val="000000"/>
                <w:sz w:val="20"/>
                <w:lang w:eastAsia="en-GB"/>
              </w:rPr>
              <w:t>mapped</w:t>
            </w:r>
          </w:p>
        </w:tc>
        <w:tc>
          <w:tcPr>
            <w:tcW w:w="1134" w:type="dxa"/>
            <w:shd w:val="clear" w:color="auto" w:fill="FFC000"/>
            <w:noWrap/>
            <w:vAlign w:val="center"/>
          </w:tcPr>
          <w:p w14:paraId="11EC624B" w14:textId="0407761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14.7</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4838627" w14:textId="2D4A2EEB"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32.9</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34BE54C5" w14:textId="3B6AC97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11.1</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04C6D1CD" w14:textId="11F6A9B1"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22.9</w:t>
            </w:r>
            <w:r w:rsidR="00A87F95" w:rsidRPr="00AC4A1B">
              <w:rPr>
                <w:rFonts w:asciiTheme="majorHAnsi" w:hAnsiTheme="majorHAnsi" w:cstheme="majorHAnsi"/>
                <w:b/>
                <w:color w:val="000000"/>
                <w:sz w:val="20"/>
              </w:rPr>
              <w:t>%</w:t>
            </w:r>
          </w:p>
        </w:tc>
        <w:tc>
          <w:tcPr>
            <w:tcW w:w="1134" w:type="dxa"/>
            <w:shd w:val="clear" w:color="auto" w:fill="FFC000"/>
            <w:vAlign w:val="center"/>
          </w:tcPr>
          <w:p w14:paraId="63D5AD39" w14:textId="3192F40B"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75%</w:t>
            </w:r>
          </w:p>
        </w:tc>
      </w:tr>
      <w:tr w:rsidR="00691266" w:rsidRPr="00631006" w14:paraId="14FD4248" w14:textId="77777777" w:rsidTr="005004FC">
        <w:trPr>
          <w:trHeight w:val="322"/>
          <w:jc w:val="center"/>
        </w:trPr>
        <w:tc>
          <w:tcPr>
            <w:tcW w:w="3964" w:type="dxa"/>
          </w:tcPr>
          <w:p w14:paraId="5B010C0B" w14:textId="604B6B9C"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w:t>
            </w:r>
            <w:r w:rsidRPr="00631006">
              <w:rPr>
                <w:rFonts w:asciiTheme="majorHAnsi" w:eastAsia="Times New Roman" w:hAnsiTheme="majorHAnsi" w:cstheme="majorHAnsi"/>
                <w:color w:val="000000"/>
                <w:sz w:val="20"/>
                <w:lang w:eastAsia="en-GB"/>
              </w:rPr>
              <w:t xml:space="preserve">‘free’ </w:t>
            </w:r>
            <w:r w:rsidR="00691266" w:rsidRPr="00631006">
              <w:rPr>
                <w:rFonts w:asciiTheme="majorHAnsi" w:eastAsia="Times New Roman" w:hAnsiTheme="majorHAnsi" w:cstheme="majorHAnsi"/>
                <w:color w:val="000000"/>
                <w:sz w:val="20"/>
                <w:lang w:eastAsia="en-GB"/>
              </w:rPr>
              <w:t>cells</w:t>
            </w:r>
            <w:r w:rsidRPr="00631006">
              <w:rPr>
                <w:rFonts w:asciiTheme="majorHAnsi" w:eastAsia="Times New Roman" w:hAnsiTheme="majorHAnsi" w:cstheme="majorHAnsi"/>
                <w:color w:val="000000"/>
                <w:sz w:val="20"/>
                <w:lang w:eastAsia="en-GB"/>
              </w:rPr>
              <w:t xml:space="preserve"> correctly</w:t>
            </w:r>
            <w:r w:rsidR="00691266" w:rsidRPr="00631006">
              <w:rPr>
                <w:rFonts w:asciiTheme="majorHAnsi" w:eastAsia="Times New Roman" w:hAnsiTheme="majorHAnsi" w:cstheme="majorHAnsi"/>
                <w:color w:val="000000"/>
                <w:sz w:val="20"/>
                <w:lang w:eastAsia="en-GB"/>
              </w:rPr>
              <w:t xml:space="preserve"> mapped </w:t>
            </w:r>
          </w:p>
        </w:tc>
        <w:tc>
          <w:tcPr>
            <w:tcW w:w="1134" w:type="dxa"/>
            <w:noWrap/>
            <w:vAlign w:val="center"/>
          </w:tcPr>
          <w:p w14:paraId="5237EC65" w14:textId="39906E9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2</w:t>
            </w:r>
          </w:p>
        </w:tc>
        <w:tc>
          <w:tcPr>
            <w:tcW w:w="1276" w:type="dxa"/>
            <w:noWrap/>
            <w:vAlign w:val="center"/>
          </w:tcPr>
          <w:p w14:paraId="4674B5D5" w14:textId="5AC7346B"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9</w:t>
            </w:r>
          </w:p>
        </w:tc>
        <w:tc>
          <w:tcPr>
            <w:tcW w:w="1134" w:type="dxa"/>
            <w:noWrap/>
            <w:vAlign w:val="center"/>
          </w:tcPr>
          <w:p w14:paraId="06708FBD" w14:textId="7DAB490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22</w:t>
            </w:r>
            <w:r w:rsidR="00DE7B6C" w:rsidRPr="00631006">
              <w:rPr>
                <w:rFonts w:asciiTheme="majorHAnsi" w:hAnsiTheme="majorHAnsi" w:cstheme="majorHAnsi"/>
                <w:color w:val="000000"/>
                <w:sz w:val="20"/>
              </w:rPr>
              <w:t>4</w:t>
            </w:r>
          </w:p>
        </w:tc>
        <w:tc>
          <w:tcPr>
            <w:tcW w:w="1134" w:type="dxa"/>
            <w:noWrap/>
            <w:vAlign w:val="center"/>
          </w:tcPr>
          <w:p w14:paraId="2746F398" w14:textId="337BE7A8"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w:t>
            </w:r>
            <w:r w:rsidR="00DE7B6C" w:rsidRPr="00631006">
              <w:rPr>
                <w:rFonts w:asciiTheme="majorHAnsi" w:hAnsiTheme="majorHAnsi" w:cstheme="majorHAnsi"/>
                <w:color w:val="000000"/>
                <w:sz w:val="20"/>
              </w:rPr>
              <w:t>13</w:t>
            </w:r>
          </w:p>
        </w:tc>
        <w:tc>
          <w:tcPr>
            <w:tcW w:w="1134" w:type="dxa"/>
            <w:vAlign w:val="center"/>
          </w:tcPr>
          <w:p w14:paraId="423F6472" w14:textId="1F7CD24E"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54</w:t>
            </w:r>
          </w:p>
        </w:tc>
      </w:tr>
      <w:tr w:rsidR="00691266" w:rsidRPr="00AC4A1B" w14:paraId="2AB57695" w14:textId="77777777" w:rsidTr="005004FC">
        <w:trPr>
          <w:trHeight w:val="322"/>
          <w:jc w:val="center"/>
        </w:trPr>
        <w:tc>
          <w:tcPr>
            <w:tcW w:w="3964" w:type="dxa"/>
            <w:shd w:val="clear" w:color="auto" w:fill="FFC000"/>
          </w:tcPr>
          <w:p w14:paraId="59AC1FEA" w14:textId="2511971D"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w:t>
            </w:r>
            <w:r w:rsidR="002621BD" w:rsidRPr="00AC4A1B">
              <w:rPr>
                <w:rFonts w:asciiTheme="majorHAnsi" w:eastAsia="Times New Roman" w:hAnsiTheme="majorHAnsi" w:cstheme="majorHAnsi"/>
                <w:b/>
                <w:color w:val="000000"/>
                <w:sz w:val="20"/>
                <w:lang w:eastAsia="en-GB"/>
              </w:rPr>
              <w:t>F</w:t>
            </w:r>
            <w:r w:rsidRPr="00AC4A1B">
              <w:rPr>
                <w:rFonts w:asciiTheme="majorHAnsi" w:eastAsia="Times New Roman" w:hAnsiTheme="majorHAnsi" w:cstheme="majorHAnsi"/>
                <w:b/>
                <w:color w:val="000000"/>
                <w:sz w:val="20"/>
                <w:lang w:eastAsia="en-GB"/>
              </w:rPr>
              <w:t>ree cells correctly identified</w:t>
            </w:r>
          </w:p>
        </w:tc>
        <w:tc>
          <w:tcPr>
            <w:tcW w:w="1134" w:type="dxa"/>
            <w:shd w:val="clear" w:color="auto" w:fill="FFC000"/>
            <w:noWrap/>
            <w:vAlign w:val="center"/>
          </w:tcPr>
          <w:p w14:paraId="3B513F61" w14:textId="5B0EBBFD" w:rsidR="00691266" w:rsidRPr="00AC4A1B" w:rsidRDefault="000E0060" w:rsidP="009B7744">
            <w:pPr>
              <w:jc w:val="center"/>
              <w:rPr>
                <w:rFonts w:asciiTheme="majorHAnsi" w:hAnsiTheme="majorHAnsi" w:cstheme="majorHAnsi"/>
                <w:b/>
                <w:color w:val="000000"/>
                <w:sz w:val="20"/>
              </w:rPr>
            </w:pPr>
            <w:r w:rsidRPr="00AC4A1B">
              <w:rPr>
                <w:rFonts w:asciiTheme="majorHAnsi" w:hAnsiTheme="majorHAnsi" w:cstheme="majorHAnsi"/>
                <w:b/>
                <w:color w:val="000000"/>
                <w:sz w:val="20"/>
              </w:rPr>
              <w:t>81.</w:t>
            </w:r>
            <w:r w:rsidR="009B7744" w:rsidRPr="00AC4A1B">
              <w:rPr>
                <w:rFonts w:asciiTheme="majorHAnsi" w:hAnsiTheme="majorHAnsi" w:cstheme="majorHAnsi"/>
                <w:b/>
                <w:color w:val="000000"/>
                <w:sz w:val="20"/>
              </w:rPr>
              <w:t>4</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6F9513E" w14:textId="30CAB9C1"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81.8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15AE8BAC" w14:textId="7EE5D697"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6430F849" w14:textId="67B6F0FE"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74.7</w:t>
            </w:r>
            <w:r w:rsidR="00E77793" w:rsidRPr="00AC4A1B">
              <w:rPr>
                <w:rFonts w:asciiTheme="majorHAnsi" w:hAnsiTheme="majorHAnsi" w:cstheme="majorHAnsi"/>
                <w:b/>
                <w:color w:val="000000"/>
                <w:sz w:val="20"/>
              </w:rPr>
              <w:t>%</w:t>
            </w:r>
          </w:p>
        </w:tc>
        <w:tc>
          <w:tcPr>
            <w:tcW w:w="1134" w:type="dxa"/>
            <w:shd w:val="clear" w:color="auto" w:fill="FFC000"/>
            <w:vAlign w:val="center"/>
          </w:tcPr>
          <w:p w14:paraId="5525EB01" w14:textId="6DA92ABA"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79.4%</w:t>
            </w:r>
          </w:p>
        </w:tc>
      </w:tr>
      <w:tr w:rsidR="00FD7DAA" w:rsidRPr="00631006" w14:paraId="454868D5" w14:textId="77777777" w:rsidTr="00FD7DAA">
        <w:trPr>
          <w:trHeight w:val="322"/>
          <w:jc w:val="center"/>
        </w:trPr>
        <w:tc>
          <w:tcPr>
            <w:tcW w:w="3964" w:type="dxa"/>
            <w:shd w:val="clear" w:color="auto" w:fill="FFFFFF" w:themeFill="background1"/>
          </w:tcPr>
          <w:p w14:paraId="0E92F737" w14:textId="72808AEF" w:rsidR="00691266" w:rsidRPr="00631006" w:rsidRDefault="0069126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 Explored cells correctly mapped</w:t>
            </w:r>
            <w:r w:rsidR="00CB3D28">
              <w:rPr>
                <w:rFonts w:asciiTheme="majorHAnsi" w:eastAsia="Times New Roman" w:hAnsiTheme="majorHAnsi" w:cstheme="majorHAnsi"/>
                <w:color w:val="000000"/>
                <w:sz w:val="20"/>
                <w:lang w:eastAsia="en-GB"/>
              </w:rPr>
              <w:t xml:space="preserve"> </w:t>
            </w:r>
          </w:p>
        </w:tc>
        <w:tc>
          <w:tcPr>
            <w:tcW w:w="1134" w:type="dxa"/>
            <w:shd w:val="clear" w:color="auto" w:fill="FFFFFF" w:themeFill="background1"/>
            <w:noWrap/>
            <w:vAlign w:val="center"/>
          </w:tcPr>
          <w:p w14:paraId="3722BE97" w14:textId="1AC24954" w:rsidR="00691266" w:rsidRPr="00631006" w:rsidRDefault="00E77793"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67.</w:t>
            </w:r>
            <w:r w:rsidR="009B7744" w:rsidRPr="00631006">
              <w:rPr>
                <w:rFonts w:asciiTheme="majorHAnsi" w:hAnsiTheme="majorHAnsi" w:cstheme="majorHAnsi"/>
                <w:b/>
                <w:color w:val="000000"/>
                <w:sz w:val="20"/>
              </w:rPr>
              <w:t>5</w:t>
            </w:r>
            <w:r w:rsidRPr="00631006">
              <w:rPr>
                <w:rFonts w:asciiTheme="majorHAnsi" w:hAnsiTheme="majorHAnsi" w:cstheme="majorHAnsi"/>
                <w:b/>
                <w:color w:val="000000"/>
                <w:sz w:val="20"/>
              </w:rPr>
              <w:t>%</w:t>
            </w:r>
          </w:p>
        </w:tc>
        <w:tc>
          <w:tcPr>
            <w:tcW w:w="1276" w:type="dxa"/>
            <w:shd w:val="clear" w:color="auto" w:fill="FFFFFF" w:themeFill="background1"/>
            <w:noWrap/>
            <w:vAlign w:val="center"/>
          </w:tcPr>
          <w:p w14:paraId="4AF676E1" w14:textId="1F8E1F4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71.7</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6C3B6F46" w14:textId="5259E38F"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63.3</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3F28D2F5" w14:textId="72804AA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67.7</w:t>
            </w:r>
            <w:r w:rsidR="00E77793" w:rsidRPr="00631006">
              <w:rPr>
                <w:rFonts w:asciiTheme="majorHAnsi" w:hAnsiTheme="majorHAnsi" w:cstheme="majorHAnsi"/>
                <w:b/>
                <w:color w:val="000000"/>
                <w:sz w:val="20"/>
              </w:rPr>
              <w:t>%</w:t>
            </w:r>
          </w:p>
        </w:tc>
        <w:tc>
          <w:tcPr>
            <w:tcW w:w="1134" w:type="dxa"/>
            <w:shd w:val="clear" w:color="auto" w:fill="FFFFFF" w:themeFill="background1"/>
            <w:vAlign w:val="center"/>
          </w:tcPr>
          <w:p w14:paraId="3C52886C" w14:textId="3EBBD0F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78.3%</w:t>
            </w:r>
          </w:p>
        </w:tc>
      </w:tr>
      <w:tr w:rsidR="00631006" w:rsidRPr="00631006" w14:paraId="112B330D" w14:textId="77777777" w:rsidTr="005004FC">
        <w:trPr>
          <w:trHeight w:val="322"/>
          <w:jc w:val="center"/>
        </w:trPr>
        <w:tc>
          <w:tcPr>
            <w:tcW w:w="3964" w:type="dxa"/>
            <w:shd w:val="clear" w:color="auto" w:fill="FFFFFF" w:themeFill="background1"/>
          </w:tcPr>
          <w:p w14:paraId="2FADDAAB" w14:textId="41523EE2" w:rsidR="00631006" w:rsidRPr="00631006" w:rsidRDefault="0063100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OTHERS</w:t>
            </w:r>
          </w:p>
        </w:tc>
        <w:tc>
          <w:tcPr>
            <w:tcW w:w="5812" w:type="dxa"/>
            <w:gridSpan w:val="5"/>
            <w:shd w:val="clear" w:color="auto" w:fill="FFFFFF" w:themeFill="background1"/>
            <w:noWrap/>
            <w:vAlign w:val="center"/>
          </w:tcPr>
          <w:p w14:paraId="71D4F0EA" w14:textId="77777777" w:rsidR="00631006" w:rsidRPr="00631006" w:rsidRDefault="00631006" w:rsidP="00667ACA">
            <w:pPr>
              <w:jc w:val="center"/>
              <w:rPr>
                <w:rFonts w:asciiTheme="majorHAnsi" w:hAnsiTheme="majorHAnsi" w:cstheme="majorHAnsi"/>
                <w:b/>
                <w:color w:val="000000"/>
                <w:sz w:val="20"/>
              </w:rPr>
            </w:pPr>
          </w:p>
        </w:tc>
      </w:tr>
      <w:tr w:rsidR="008B5C5A" w:rsidRPr="00631006" w14:paraId="73C06A53" w14:textId="77777777" w:rsidTr="005004FC">
        <w:trPr>
          <w:trHeight w:val="322"/>
          <w:jc w:val="center"/>
        </w:trPr>
        <w:tc>
          <w:tcPr>
            <w:tcW w:w="3964" w:type="dxa"/>
            <w:shd w:val="clear" w:color="auto" w:fill="F7CAAC" w:themeFill="accent2" w:themeFillTint="66"/>
          </w:tcPr>
          <w:p w14:paraId="6A862616" w14:textId="3ACE1A18" w:rsidR="008B5C5A" w:rsidRPr="00631006" w:rsidRDefault="0063100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Total test duration (</w:t>
            </w:r>
            <w:proofErr w:type="spellStart"/>
            <w:r w:rsidRPr="00631006">
              <w:rPr>
                <w:rFonts w:asciiTheme="majorHAnsi" w:eastAsia="Times New Roman" w:hAnsiTheme="majorHAnsi" w:cstheme="majorHAnsi"/>
                <w:color w:val="000000"/>
                <w:sz w:val="20"/>
                <w:lang w:eastAsia="en-GB"/>
              </w:rPr>
              <w:t>min:sec</w:t>
            </w:r>
            <w:proofErr w:type="spellEnd"/>
            <w:r w:rsidRPr="00631006">
              <w:rPr>
                <w:rFonts w:asciiTheme="majorHAnsi" w:eastAsia="Times New Roman" w:hAnsiTheme="majorHAnsi" w:cstheme="majorHAnsi"/>
                <w:color w:val="000000"/>
                <w:sz w:val="20"/>
                <w:lang w:eastAsia="en-GB"/>
              </w:rPr>
              <w:t xml:space="preserve">) </w:t>
            </w:r>
          </w:p>
        </w:tc>
        <w:tc>
          <w:tcPr>
            <w:tcW w:w="1134" w:type="dxa"/>
            <w:shd w:val="clear" w:color="auto" w:fill="F7CAAC" w:themeFill="accent2" w:themeFillTint="66"/>
            <w:noWrap/>
            <w:vAlign w:val="center"/>
          </w:tcPr>
          <w:p w14:paraId="37701BC5" w14:textId="1C738EF8" w:rsidR="008B5C5A" w:rsidRPr="00631006" w:rsidRDefault="00631006"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4:20</w:t>
            </w:r>
          </w:p>
        </w:tc>
        <w:tc>
          <w:tcPr>
            <w:tcW w:w="1276" w:type="dxa"/>
            <w:shd w:val="clear" w:color="auto" w:fill="F7CAAC" w:themeFill="accent2" w:themeFillTint="66"/>
            <w:noWrap/>
            <w:vAlign w:val="center"/>
          </w:tcPr>
          <w:p w14:paraId="62E61F1E" w14:textId="18407838"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6:24</w:t>
            </w:r>
          </w:p>
        </w:tc>
        <w:tc>
          <w:tcPr>
            <w:tcW w:w="1134" w:type="dxa"/>
            <w:shd w:val="clear" w:color="auto" w:fill="F7CAAC" w:themeFill="accent2" w:themeFillTint="66"/>
            <w:noWrap/>
            <w:vAlign w:val="center"/>
          </w:tcPr>
          <w:p w14:paraId="3144B7D6" w14:textId="7C50B1B0"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4:37</w:t>
            </w:r>
          </w:p>
        </w:tc>
        <w:tc>
          <w:tcPr>
            <w:tcW w:w="1134" w:type="dxa"/>
            <w:shd w:val="clear" w:color="auto" w:fill="F7CAAC" w:themeFill="accent2" w:themeFillTint="66"/>
            <w:noWrap/>
            <w:vAlign w:val="center"/>
          </w:tcPr>
          <w:p w14:paraId="344D62D6" w14:textId="3EBDB9BA"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6:21</w:t>
            </w:r>
          </w:p>
        </w:tc>
        <w:tc>
          <w:tcPr>
            <w:tcW w:w="1134" w:type="dxa"/>
            <w:shd w:val="clear" w:color="auto" w:fill="F7CAAC" w:themeFill="accent2" w:themeFillTint="66"/>
            <w:vAlign w:val="center"/>
          </w:tcPr>
          <w:p w14:paraId="17D57A45" w14:textId="0FCBE742"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1:15</w:t>
            </w:r>
          </w:p>
        </w:tc>
      </w:tr>
      <w:tr w:rsidR="008B5C5A" w:rsidRPr="00631006" w14:paraId="37404B99" w14:textId="77777777" w:rsidTr="005004FC">
        <w:trPr>
          <w:trHeight w:val="322"/>
          <w:jc w:val="center"/>
        </w:trPr>
        <w:tc>
          <w:tcPr>
            <w:tcW w:w="3964" w:type="dxa"/>
            <w:shd w:val="clear" w:color="auto" w:fill="F7CAAC" w:themeFill="accent2" w:themeFillTint="66"/>
          </w:tcPr>
          <w:p w14:paraId="41D77979" w14:textId="54693E1B" w:rsidR="008B5C5A" w:rsidRPr="00631006" w:rsidRDefault="00631006" w:rsidP="005004FC">
            <w:pPr>
              <w:rPr>
                <w:rFonts w:asciiTheme="majorHAnsi" w:eastAsia="Times New Roman" w:hAnsiTheme="majorHAnsi" w:cstheme="majorHAnsi"/>
                <w:color w:val="000000"/>
                <w:sz w:val="20"/>
                <w:lang w:eastAsia="en-GB"/>
              </w:rPr>
            </w:pPr>
            <w:r>
              <w:rPr>
                <w:rFonts w:asciiTheme="majorHAnsi" w:eastAsia="Times New Roman" w:hAnsiTheme="majorHAnsi" w:cstheme="majorHAnsi"/>
                <w:color w:val="000000"/>
                <w:sz w:val="20"/>
                <w:lang w:eastAsia="en-GB"/>
              </w:rPr>
              <w:t xml:space="preserve">Reason </w:t>
            </w:r>
            <w:r w:rsidR="005004FC">
              <w:rPr>
                <w:rFonts w:asciiTheme="majorHAnsi" w:eastAsia="Times New Roman" w:hAnsiTheme="majorHAnsi" w:cstheme="majorHAnsi"/>
                <w:color w:val="000000"/>
                <w:sz w:val="20"/>
                <w:lang w:eastAsia="en-GB"/>
              </w:rPr>
              <w:t>for test termination</w:t>
            </w:r>
          </w:p>
        </w:tc>
        <w:tc>
          <w:tcPr>
            <w:tcW w:w="1134" w:type="dxa"/>
            <w:shd w:val="clear" w:color="auto" w:fill="F7CAAC" w:themeFill="accent2" w:themeFillTint="66"/>
            <w:noWrap/>
            <w:vAlign w:val="center"/>
          </w:tcPr>
          <w:p w14:paraId="025BEAF5" w14:textId="5254B2C9" w:rsidR="008B5C5A" w:rsidRPr="00631006" w:rsidRDefault="00631006" w:rsidP="009B7744">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276" w:type="dxa"/>
            <w:shd w:val="clear" w:color="auto" w:fill="F7CAAC" w:themeFill="accent2" w:themeFillTint="66"/>
            <w:noWrap/>
            <w:vAlign w:val="center"/>
          </w:tcPr>
          <w:p w14:paraId="1B515DDF" w14:textId="53756FC0"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c>
          <w:tcPr>
            <w:tcW w:w="1134" w:type="dxa"/>
            <w:shd w:val="clear" w:color="auto" w:fill="F7CAAC" w:themeFill="accent2" w:themeFillTint="66"/>
            <w:noWrap/>
            <w:vAlign w:val="center"/>
          </w:tcPr>
          <w:p w14:paraId="1B8AF594" w14:textId="5B4CF5E2"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noWrap/>
            <w:vAlign w:val="center"/>
          </w:tcPr>
          <w:p w14:paraId="3CFBF6C6" w14:textId="3281D6D7"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vAlign w:val="center"/>
          </w:tcPr>
          <w:p w14:paraId="2936D2C3" w14:textId="094B5EE3"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r>
    </w:tbl>
    <w:p w14:paraId="05EA85CE" w14:textId="77777777" w:rsidR="00991746" w:rsidRPr="00105156" w:rsidRDefault="00991746" w:rsidP="00AC4A1B">
      <w:pPr>
        <w:pStyle w:val="Caption"/>
        <w:spacing w:before="120" w:after="0"/>
        <w:jc w:val="center"/>
        <w:rPr>
          <w:sz w:val="20"/>
        </w:rPr>
      </w:pPr>
      <w:bookmarkStart w:id="29" w:name="_Ref5447175"/>
      <w:r w:rsidRPr="00105156">
        <w:rPr>
          <w:sz w:val="20"/>
        </w:rPr>
        <w:t xml:space="preserve">Table </w:t>
      </w:r>
      <w:r w:rsidRPr="00105156">
        <w:rPr>
          <w:sz w:val="20"/>
        </w:rPr>
        <w:fldChar w:fldCharType="begin"/>
      </w:r>
      <w:r w:rsidRPr="00105156">
        <w:rPr>
          <w:sz w:val="20"/>
        </w:rPr>
        <w:instrText xml:space="preserve"> SEQ Table \* ARABIC </w:instrText>
      </w:r>
      <w:r w:rsidRPr="00105156">
        <w:rPr>
          <w:sz w:val="20"/>
        </w:rPr>
        <w:fldChar w:fldCharType="separate"/>
      </w:r>
      <w:r w:rsidR="008F4D0E">
        <w:rPr>
          <w:noProof/>
          <w:sz w:val="20"/>
        </w:rPr>
        <w:t>2</w:t>
      </w:r>
      <w:r w:rsidRPr="00105156">
        <w:rPr>
          <w:sz w:val="20"/>
        </w:rPr>
        <w:fldChar w:fldCharType="end"/>
      </w:r>
      <w:bookmarkEnd w:id="29"/>
      <w:r w:rsidRPr="00105156">
        <w:rPr>
          <w:sz w:val="20"/>
        </w:rPr>
        <w:t xml:space="preserve">. Summary of results. Metrics quantifying coverage </w:t>
      </w:r>
      <w:r>
        <w:rPr>
          <w:sz w:val="20"/>
        </w:rPr>
        <w:t xml:space="preserve">and mapping accuracy. </w:t>
      </w:r>
    </w:p>
    <w:p w14:paraId="25AFD548" w14:textId="77777777" w:rsidR="009120E4" w:rsidRPr="00972A28" w:rsidRDefault="00AC4A1B" w:rsidP="009120E4">
      <w:pPr>
        <w:spacing w:before="240" w:after="0" w:line="240" w:lineRule="auto"/>
        <w:rPr>
          <w:rFonts w:asciiTheme="majorHAnsi" w:hAnsiTheme="majorHAnsi" w:cstheme="majorHAnsi"/>
          <w:u w:val="single"/>
        </w:rPr>
      </w:pPr>
      <w:r w:rsidRPr="00972A28">
        <w:rPr>
          <w:rFonts w:asciiTheme="majorHAnsi" w:hAnsiTheme="majorHAnsi" w:cstheme="majorHAnsi"/>
          <w:b/>
          <w:u w:val="single"/>
        </w:rPr>
        <w:t>M</w:t>
      </w:r>
      <w:r w:rsidR="00C9286E" w:rsidRPr="00972A28">
        <w:rPr>
          <w:rFonts w:asciiTheme="majorHAnsi" w:hAnsiTheme="majorHAnsi" w:cstheme="majorHAnsi"/>
          <w:b/>
          <w:u w:val="single"/>
        </w:rPr>
        <w:t>apping accuracy</w:t>
      </w:r>
      <w:r w:rsidRPr="00972A28">
        <w:rPr>
          <w:rFonts w:asciiTheme="majorHAnsi" w:hAnsiTheme="majorHAnsi" w:cstheme="majorHAnsi"/>
          <w:b/>
          <w:u w:val="single"/>
        </w:rPr>
        <w:t xml:space="preserve"> evaluation:</w:t>
      </w:r>
      <w:r w:rsidR="00C9286E" w:rsidRPr="00972A28">
        <w:rPr>
          <w:rFonts w:asciiTheme="majorHAnsi" w:hAnsiTheme="majorHAnsi" w:cstheme="majorHAnsi"/>
          <w:u w:val="single"/>
        </w:rPr>
        <w:t xml:space="preserve"> </w:t>
      </w:r>
    </w:p>
    <w:p w14:paraId="0595890E" w14:textId="1D16F71E" w:rsidR="00FD7DAA" w:rsidRDefault="00C9286E" w:rsidP="009120E4">
      <w:pPr>
        <w:spacing w:after="0" w:line="240" w:lineRule="auto"/>
        <w:jc w:val="both"/>
        <w:rPr>
          <w:rFonts w:asciiTheme="majorHAnsi" w:hAnsiTheme="majorHAnsi" w:cstheme="majorHAnsi"/>
        </w:rPr>
      </w:pPr>
      <w:r>
        <w:rPr>
          <w:rFonts w:asciiTheme="majorHAnsi" w:hAnsiTheme="majorHAnsi" w:cstheme="majorHAnsi"/>
        </w:rPr>
        <w:t xml:space="preserve">The </w:t>
      </w:r>
      <w:r w:rsidRPr="00667ACA">
        <w:rPr>
          <w:rFonts w:asciiTheme="majorHAnsi" w:hAnsiTheme="majorHAnsi" w:cstheme="majorHAnsi"/>
          <w:b/>
        </w:rPr>
        <w:t>percentage of visited cells correctly mapped</w:t>
      </w:r>
      <w:r>
        <w:rPr>
          <w:rFonts w:asciiTheme="majorHAnsi" w:hAnsiTheme="majorHAnsi" w:cstheme="majorHAnsi"/>
        </w:rPr>
        <w:t xml:space="preserve"> </w:t>
      </w:r>
      <w:r w:rsidR="0092477D">
        <w:rPr>
          <w:rFonts w:asciiTheme="majorHAnsi" w:hAnsiTheme="majorHAnsi" w:cstheme="majorHAnsi"/>
        </w:rPr>
        <w:t xml:space="preserve">refers to those cells identified as visited by the video ground truth which were also identified as visited by the robot. This percentage is quite similar for most </w:t>
      </w:r>
      <w:r w:rsidR="0092477D">
        <w:rPr>
          <w:rFonts w:asciiTheme="majorHAnsi" w:hAnsiTheme="majorHAnsi" w:cstheme="majorHAnsi"/>
        </w:rPr>
        <w:lastRenderedPageBreak/>
        <w:t xml:space="preserve">of the tests and close to 50% accuracy, with the exception of the test without sensor fusion but with obstacle avoidance, which had 40% of correct cells. </w:t>
      </w:r>
      <w:r w:rsidR="009120E4">
        <w:rPr>
          <w:rFonts w:asciiTheme="majorHAnsi" w:hAnsiTheme="majorHAnsi" w:cstheme="majorHAnsi"/>
        </w:rPr>
        <w:t xml:space="preserve">The difference between the actual visited cells and those cells correctly mapped as visited by the robot can be clearly observed in </w:t>
      </w:r>
      <w:r w:rsidR="009120E4">
        <w:rPr>
          <w:rFonts w:asciiTheme="majorHAnsi" w:hAnsiTheme="majorHAnsi" w:cstheme="majorHAnsi"/>
        </w:rPr>
        <w:fldChar w:fldCharType="begin"/>
      </w:r>
      <w:r w:rsidR="009120E4">
        <w:rPr>
          <w:rFonts w:asciiTheme="majorHAnsi" w:hAnsiTheme="majorHAnsi" w:cstheme="majorHAnsi"/>
        </w:rPr>
        <w:instrText xml:space="preserve"> REF _Ref8730537 \h  \* MERGEFORMAT </w:instrText>
      </w:r>
      <w:r w:rsidR="009120E4">
        <w:rPr>
          <w:rFonts w:asciiTheme="majorHAnsi" w:hAnsiTheme="majorHAnsi" w:cstheme="majorHAnsi"/>
        </w:rPr>
      </w:r>
      <w:r w:rsidR="009120E4">
        <w:rPr>
          <w:rFonts w:asciiTheme="majorHAnsi" w:hAnsiTheme="majorHAnsi" w:cstheme="majorHAnsi"/>
        </w:rPr>
        <w:fldChar w:fldCharType="separate"/>
      </w:r>
      <w:r w:rsidR="009120E4" w:rsidRPr="00105156">
        <w:rPr>
          <w:sz w:val="20"/>
        </w:rPr>
        <w:t xml:space="preserve">Figure </w:t>
      </w:r>
      <w:r w:rsidR="009120E4">
        <w:rPr>
          <w:noProof/>
          <w:sz w:val="20"/>
        </w:rPr>
        <w:t>6</w:t>
      </w:r>
      <w:r w:rsidR="009120E4">
        <w:rPr>
          <w:rFonts w:asciiTheme="majorHAnsi" w:hAnsiTheme="majorHAnsi" w:cstheme="majorHAnsi"/>
        </w:rPr>
        <w:fldChar w:fldCharType="end"/>
      </w:r>
      <w:r w:rsidR="009120E4">
        <w:rPr>
          <w:rFonts w:asciiTheme="majorHAnsi" w:hAnsiTheme="majorHAnsi" w:cstheme="majorHAnsi"/>
        </w:rPr>
        <w:t>, where the correct identifications are marked on a stronger colour over the ground truth exploration map.</w:t>
      </w:r>
      <w:r>
        <w:rPr>
          <w:rFonts w:asciiTheme="majorHAnsi" w:hAnsiTheme="majorHAnsi" w:cstheme="majorHAnsi"/>
        </w:rPr>
        <w:t xml:space="preserve"> </w:t>
      </w:r>
    </w:p>
    <w:p w14:paraId="6E9A8C63" w14:textId="61AD79F1" w:rsidR="00667ACA" w:rsidRDefault="009120E4" w:rsidP="009120E4">
      <w:pPr>
        <w:spacing w:after="0" w:line="240" w:lineRule="auto"/>
        <w:jc w:val="both"/>
        <w:rPr>
          <w:rFonts w:asciiTheme="majorHAnsi" w:hAnsiTheme="majorHAnsi" w:cstheme="majorHAnsi"/>
        </w:rPr>
      </w:pPr>
      <w:r>
        <w:rPr>
          <w:rFonts w:asciiTheme="majorHAnsi" w:hAnsiTheme="majorHAnsi" w:cstheme="majorHAnsi"/>
        </w:rPr>
        <w:t xml:space="preserve">There is a high variability regarding the correct mapping of features among different experiments. Surprisingly, the highest </w:t>
      </w:r>
      <w:r w:rsidRPr="00667ACA">
        <w:rPr>
          <w:rFonts w:asciiTheme="majorHAnsi" w:hAnsiTheme="majorHAnsi" w:cstheme="majorHAnsi"/>
          <w:b/>
        </w:rPr>
        <w:t>percentage of feature cells correctly mapped</w:t>
      </w:r>
      <w:r>
        <w:rPr>
          <w:rFonts w:asciiTheme="majorHAnsi" w:hAnsiTheme="majorHAnsi" w:cstheme="majorHAnsi"/>
        </w:rPr>
        <w:t xml:space="preserve"> is achieved by the baseline behaviour, where 75% of cells identified as features are correct. If looking </w:t>
      </w:r>
      <w:r w:rsidR="00667ACA">
        <w:rPr>
          <w:rFonts w:asciiTheme="majorHAnsi" w:hAnsiTheme="majorHAnsi" w:cstheme="majorHAnsi"/>
        </w:rPr>
        <w:t>at the absolute numbers, the configuration with exploration algorithm and sensor fusion (</w:t>
      </w:r>
      <w:proofErr w:type="spellStart"/>
      <w:r w:rsidR="00667ACA">
        <w:rPr>
          <w:rFonts w:asciiTheme="majorHAnsi" w:hAnsiTheme="majorHAnsi" w:cstheme="majorHAnsi"/>
        </w:rPr>
        <w:t>NoOA-YesSF</w:t>
      </w:r>
      <w:proofErr w:type="spellEnd"/>
      <w:r w:rsidR="00667ACA">
        <w:rPr>
          <w:rFonts w:asciiTheme="majorHAnsi" w:hAnsiTheme="majorHAnsi" w:cstheme="majorHAnsi"/>
        </w:rPr>
        <w:t xml:space="preserve">) has the highest number of correct cells, however, it produced a large number of wrong detections resulting in a lower percentage of features correctly mapped. </w:t>
      </w:r>
      <w:r w:rsidR="00A90EED">
        <w:rPr>
          <w:rFonts w:asciiTheme="majorHAnsi" w:hAnsiTheme="majorHAnsi" w:cstheme="majorHAnsi"/>
        </w:rPr>
        <w:t xml:space="preserve">Results also show a trend for an improvement on feature mapping when adding sensor fusion to the exploration algorithm. </w:t>
      </w:r>
      <w:r w:rsidR="00667ACA">
        <w:rPr>
          <w:rFonts w:asciiTheme="majorHAnsi" w:hAnsiTheme="majorHAnsi" w:cstheme="majorHAnsi"/>
        </w:rPr>
        <w:fldChar w:fldCharType="begin"/>
      </w:r>
      <w:r w:rsidR="00667ACA">
        <w:rPr>
          <w:rFonts w:asciiTheme="majorHAnsi" w:hAnsiTheme="majorHAnsi" w:cstheme="majorHAnsi"/>
        </w:rPr>
        <w:instrText xml:space="preserve"> REF _Ref8731329 \h </w:instrText>
      </w:r>
      <w:r w:rsidR="00667ACA">
        <w:rPr>
          <w:rFonts w:asciiTheme="majorHAnsi" w:hAnsiTheme="majorHAnsi" w:cstheme="majorHAnsi"/>
        </w:rPr>
      </w:r>
      <w:r w:rsidR="00667ACA">
        <w:rPr>
          <w:rFonts w:asciiTheme="majorHAnsi" w:hAnsiTheme="majorHAnsi" w:cstheme="majorHAnsi"/>
        </w:rPr>
        <w:fldChar w:fldCharType="separate"/>
      </w:r>
      <w:r w:rsidR="00667ACA" w:rsidRPr="00105156">
        <w:rPr>
          <w:sz w:val="20"/>
        </w:rPr>
        <w:t xml:space="preserve">Figure </w:t>
      </w:r>
      <w:r w:rsidR="00667ACA">
        <w:rPr>
          <w:noProof/>
          <w:sz w:val="20"/>
        </w:rPr>
        <w:t>7</w:t>
      </w:r>
      <w:r w:rsidR="00667ACA">
        <w:rPr>
          <w:rFonts w:asciiTheme="majorHAnsi" w:hAnsiTheme="majorHAnsi" w:cstheme="majorHAnsi"/>
        </w:rPr>
        <w:fldChar w:fldCharType="end"/>
      </w:r>
      <w:r w:rsidR="00667ACA">
        <w:rPr>
          <w:rFonts w:asciiTheme="majorHAnsi" w:hAnsiTheme="majorHAnsi" w:cstheme="majorHAnsi"/>
        </w:rPr>
        <w:t xml:space="preserve"> shows these results graphically by highlighting those feature cells (lines and obstacles) correctly identified over the true grid map. </w:t>
      </w:r>
    </w:p>
    <w:p w14:paraId="502B295E" w14:textId="77777777" w:rsidR="00A90EED" w:rsidRDefault="00667ACA" w:rsidP="009120E4">
      <w:pPr>
        <w:spacing w:after="0" w:line="240" w:lineRule="auto"/>
        <w:jc w:val="both"/>
        <w:rPr>
          <w:rFonts w:asciiTheme="majorHAnsi" w:hAnsiTheme="majorHAnsi" w:cstheme="majorHAnsi"/>
        </w:rPr>
      </w:pPr>
      <w:r>
        <w:rPr>
          <w:rFonts w:asciiTheme="majorHAnsi" w:hAnsiTheme="majorHAnsi" w:cstheme="majorHAnsi"/>
        </w:rPr>
        <w:t xml:space="preserve">Mapping accuracy gets better with </w:t>
      </w:r>
      <w:r w:rsidRPr="005C41EA">
        <w:rPr>
          <w:rFonts w:asciiTheme="majorHAnsi" w:hAnsiTheme="majorHAnsi" w:cstheme="majorHAnsi"/>
          <w:b/>
        </w:rPr>
        <w:t>identification of free cells</w:t>
      </w:r>
      <w:r>
        <w:rPr>
          <w:rFonts w:asciiTheme="majorHAnsi" w:hAnsiTheme="majorHAnsi" w:cstheme="majorHAnsi"/>
        </w:rPr>
        <w:t xml:space="preserve"> regardless of the system configuration. The percentage of free cells correctly identified is </w:t>
      </w:r>
      <w:r w:rsidR="005C41EA">
        <w:rPr>
          <w:rFonts w:asciiTheme="majorHAnsi" w:hAnsiTheme="majorHAnsi" w:cstheme="majorHAnsi"/>
        </w:rPr>
        <w:t xml:space="preserve">around 80% for all experiments except for the test including sensor fusion and obstacle avoidance, with a 75% of correct cells. </w:t>
      </w:r>
    </w:p>
    <w:p w14:paraId="14FDEA36" w14:textId="16A08EA4" w:rsidR="00FD7DAA" w:rsidRDefault="00CB3D28" w:rsidP="00CB3D28">
      <w:pPr>
        <w:spacing w:after="0" w:line="240" w:lineRule="auto"/>
        <w:jc w:val="both"/>
        <w:rPr>
          <w:rFonts w:asciiTheme="majorHAnsi" w:hAnsiTheme="majorHAnsi" w:cstheme="majorHAnsi"/>
        </w:rPr>
      </w:pPr>
      <w:r>
        <w:rPr>
          <w:rFonts w:asciiTheme="majorHAnsi" w:hAnsiTheme="majorHAnsi" w:cstheme="majorHAnsi"/>
        </w:rPr>
        <w:t xml:space="preserve">Last mapping accuracy percentage on </w:t>
      </w:r>
      <w:r>
        <w:rPr>
          <w:rFonts w:asciiTheme="majorHAnsi" w:hAnsiTheme="majorHAnsi" w:cstheme="majorHAnsi"/>
        </w:rPr>
        <w:fldChar w:fldCharType="begin"/>
      </w:r>
      <w:r>
        <w:rPr>
          <w:rFonts w:asciiTheme="majorHAnsi" w:hAnsiTheme="majorHAnsi" w:cstheme="majorHAnsi"/>
        </w:rPr>
        <w:instrText xml:space="preserve"> REF _Ref5447175 \h </w:instrText>
      </w:r>
      <w:r>
        <w:rPr>
          <w:rFonts w:asciiTheme="majorHAnsi" w:hAnsiTheme="majorHAnsi" w:cstheme="majorHAnsi"/>
        </w:rPr>
      </w:r>
      <w:r>
        <w:rPr>
          <w:rFonts w:asciiTheme="majorHAnsi" w:hAnsiTheme="majorHAnsi" w:cstheme="majorHAnsi"/>
        </w:rPr>
        <w:fldChar w:fldCharType="separate"/>
      </w:r>
      <w:r w:rsidRPr="00105156">
        <w:rPr>
          <w:sz w:val="20"/>
        </w:rPr>
        <w:t xml:space="preserve">Table </w:t>
      </w:r>
      <w:r>
        <w:rPr>
          <w:noProof/>
          <w:sz w:val="20"/>
        </w:rPr>
        <w:t>2</w:t>
      </w:r>
      <w:r>
        <w:rPr>
          <w:rFonts w:asciiTheme="majorHAnsi" w:hAnsiTheme="majorHAnsi" w:cstheme="majorHAnsi"/>
        </w:rPr>
        <w:fldChar w:fldCharType="end"/>
      </w:r>
      <w:r>
        <w:rPr>
          <w:rFonts w:asciiTheme="majorHAnsi" w:hAnsiTheme="majorHAnsi" w:cstheme="majorHAnsi"/>
        </w:rPr>
        <w:t xml:space="preserve"> refers to the percentage of cells correctly mapped from the total number of cells explored by the robot (</w:t>
      </w:r>
      <w:r w:rsidR="009863D9">
        <w:rPr>
          <w:rFonts w:asciiTheme="majorHAnsi" w:hAnsiTheme="majorHAnsi" w:cstheme="majorHAnsi"/>
        </w:rPr>
        <w:t xml:space="preserve">addition of </w:t>
      </w:r>
      <w:r>
        <w:rPr>
          <w:rFonts w:asciiTheme="majorHAnsi" w:hAnsiTheme="majorHAnsi" w:cstheme="majorHAnsi"/>
        </w:rPr>
        <w:t>free and feature cells). The lowest accuracy is for the configuration with obstacle avoidance and without sensor fusion whereas the highest is for the baseline test.</w:t>
      </w:r>
    </w:p>
    <w:p w14:paraId="6BBE16C8" w14:textId="77777777" w:rsidR="00CB3D28" w:rsidRDefault="00CB3D28" w:rsidP="00CB3D28">
      <w:pPr>
        <w:spacing w:after="0" w:line="240" w:lineRule="auto"/>
        <w:jc w:val="both"/>
        <w:rPr>
          <w:rFonts w:asciiTheme="majorHAnsi" w:hAnsiTheme="majorHAnsi" w:cstheme="majorHAnsi"/>
        </w:rPr>
      </w:pPr>
    </w:p>
    <w:p w14:paraId="5B7E62F9" w14:textId="342A5649" w:rsidR="00B26BA6" w:rsidRDefault="00D00FF2" w:rsidP="00D00FF2">
      <w:pPr>
        <w:ind w:left="-284" w:right="-613"/>
        <w:jc w:val="center"/>
      </w:pPr>
      <w:r w:rsidRPr="00B26BA6">
        <w:rPr>
          <w:noProof/>
          <w:lang w:eastAsia="en-GB"/>
        </w:rPr>
        <w:drawing>
          <wp:inline distT="0" distB="0" distL="0" distR="0" wp14:anchorId="573CEBE2" wp14:editId="3454DD1F">
            <wp:extent cx="2820714" cy="1408231"/>
            <wp:effectExtent l="0" t="0" r="0" b="1905"/>
            <wp:docPr id="5" name="Picture 5" descr="C:\Users\Carolina\Documents\MSc ROBOTICS\Robotic Systems\CW2\Second experiment\Video GroundTruth\NoObstacleAvNoSensorFus_102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Video GroundTruth\NoObstacleAvNoSensorFus_102Visit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2923" cy="1434296"/>
                    </a:xfrm>
                    <a:prstGeom prst="rect">
                      <a:avLst/>
                    </a:prstGeom>
                    <a:noFill/>
                    <a:ln>
                      <a:noFill/>
                    </a:ln>
                  </pic:spPr>
                </pic:pic>
              </a:graphicData>
            </a:graphic>
          </wp:inline>
        </w:drawing>
      </w:r>
      <w:r>
        <w:rPr>
          <w:noProof/>
          <w:lang w:eastAsia="en-GB"/>
        </w:rPr>
        <w:t xml:space="preserve">   </w:t>
      </w:r>
      <w:r w:rsidR="00B26BA6" w:rsidRPr="00B26BA6">
        <w:rPr>
          <w:noProof/>
          <w:lang w:eastAsia="en-GB"/>
        </w:rPr>
        <w:drawing>
          <wp:inline distT="0" distB="0" distL="0" distR="0" wp14:anchorId="395526FC" wp14:editId="7FCC0B1D">
            <wp:extent cx="2836984" cy="1420702"/>
            <wp:effectExtent l="0" t="0" r="1905" b="8255"/>
            <wp:docPr id="6" name="Picture 6" descr="C:\Users\Carolina\Documents\MSc ROBOTICS\Robotic Systems\CW2\Second experiment\Video GroundTruth\NoObstacleAvYesSensorFus_245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MSc ROBOTICS\Robotic Systems\CW2\Second experiment\Video GroundTruth\NoObstacleAvYesSensorFus_245visit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9039" cy="1431747"/>
                    </a:xfrm>
                    <a:prstGeom prst="rect">
                      <a:avLst/>
                    </a:prstGeom>
                    <a:noFill/>
                    <a:ln>
                      <a:noFill/>
                    </a:ln>
                  </pic:spPr>
                </pic:pic>
              </a:graphicData>
            </a:graphic>
          </wp:inline>
        </w:drawing>
      </w:r>
      <w:r>
        <w:t xml:space="preserve">  </w:t>
      </w:r>
    </w:p>
    <w:p w14:paraId="44BCBB6E" w14:textId="6CA81841" w:rsidR="00B26BA6" w:rsidRDefault="00B26BA6" w:rsidP="00D00FF2">
      <w:pPr>
        <w:ind w:left="-284" w:right="-613"/>
        <w:jc w:val="center"/>
      </w:pPr>
      <w:r w:rsidRPr="00B26BA6">
        <w:rPr>
          <w:noProof/>
          <w:lang w:eastAsia="en-GB"/>
        </w:rPr>
        <w:drawing>
          <wp:inline distT="0" distB="0" distL="0" distR="0" wp14:anchorId="6418C4D5" wp14:editId="0CFB4912">
            <wp:extent cx="2889670" cy="1374632"/>
            <wp:effectExtent l="0" t="0" r="6350" b="0"/>
            <wp:docPr id="7" name="Picture 7" descr="C:\Users\Carolina\Documents\MSc ROBOTICS\Robotic Systems\CW2\Second experiment\Video GroundTruth\YesObstacleAvNoSensorFus_133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MSc ROBOTICS\Robotic Systems\CW2\Second experiment\Video GroundTruth\YesObstacleAvNoSensorFus_133Visit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411" cy="1406857"/>
                    </a:xfrm>
                    <a:prstGeom prst="rect">
                      <a:avLst/>
                    </a:prstGeom>
                    <a:noFill/>
                    <a:ln>
                      <a:noFill/>
                    </a:ln>
                  </pic:spPr>
                </pic:pic>
              </a:graphicData>
            </a:graphic>
          </wp:inline>
        </w:drawing>
      </w:r>
      <w:r w:rsidR="00D00FF2">
        <w:t xml:space="preserve">   </w:t>
      </w:r>
      <w:r w:rsidRPr="00B26BA6">
        <w:rPr>
          <w:noProof/>
          <w:lang w:eastAsia="en-GB"/>
        </w:rPr>
        <w:drawing>
          <wp:inline distT="0" distB="0" distL="0" distR="0" wp14:anchorId="2912A67E" wp14:editId="0D2B51A9">
            <wp:extent cx="2857668" cy="1375361"/>
            <wp:effectExtent l="0" t="0" r="0" b="0"/>
            <wp:docPr id="9" name="Picture 9" descr="C:\Users\Carolina\Documents\MSc ROBOTICS\Robotic Systems\CW2\Second experiment\Video GroundTruth\YesObstacleAvYesSensorFus_182_First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MSc ROBOTICS\Robotic Systems\CW2\Second experiment\Video GroundTruth\YesObstacleAvYesSensorFus_182_FirstTri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793" cy="1386972"/>
                    </a:xfrm>
                    <a:prstGeom prst="rect">
                      <a:avLst/>
                    </a:prstGeom>
                    <a:noFill/>
                    <a:ln>
                      <a:noFill/>
                    </a:ln>
                  </pic:spPr>
                </pic:pic>
              </a:graphicData>
            </a:graphic>
          </wp:inline>
        </w:drawing>
      </w:r>
    </w:p>
    <w:p w14:paraId="7A7A0D25" w14:textId="2C014210" w:rsidR="00B26BA6" w:rsidRDefault="00B26BA6" w:rsidP="00D00FF2">
      <w:pPr>
        <w:ind w:left="-284" w:right="-613"/>
        <w:jc w:val="center"/>
      </w:pPr>
      <w:r w:rsidRPr="00B26BA6">
        <w:rPr>
          <w:noProof/>
          <w:lang w:eastAsia="en-GB"/>
        </w:rPr>
        <w:drawing>
          <wp:inline distT="0" distB="0" distL="0" distR="0" wp14:anchorId="4897306D" wp14:editId="0D773BBC">
            <wp:extent cx="3093720" cy="1412568"/>
            <wp:effectExtent l="0" t="0" r="0" b="0"/>
            <wp:docPr id="10" name="Picture 10" descr="C:\Users\Carolina\Documents\MSc ROBOTICS\Robotic Systems\CW2\Second experiment\Video GroundTruth\RandomMovemen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MSc ROBOTICS\Robotic Systems\CW2\Second experiment\Video GroundTruth\RandomMovement_6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7453" cy="1423405"/>
                    </a:xfrm>
                    <a:prstGeom prst="rect">
                      <a:avLst/>
                    </a:prstGeom>
                    <a:noFill/>
                    <a:ln>
                      <a:noFill/>
                    </a:ln>
                  </pic:spPr>
                </pic:pic>
              </a:graphicData>
            </a:graphic>
          </wp:inline>
        </w:drawing>
      </w:r>
    </w:p>
    <w:p w14:paraId="32F9D413" w14:textId="1C41012F" w:rsidR="00B26BA6" w:rsidRDefault="00B26BA6" w:rsidP="00B26BA6">
      <w:pPr>
        <w:pStyle w:val="Caption"/>
        <w:ind w:left="357"/>
        <w:jc w:val="center"/>
        <w:rPr>
          <w:sz w:val="20"/>
        </w:rPr>
      </w:pPr>
      <w:bookmarkStart w:id="30" w:name="_Ref5446637"/>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D00FF2">
        <w:rPr>
          <w:noProof/>
          <w:sz w:val="20"/>
        </w:rPr>
        <w:t>5</w:t>
      </w:r>
      <w:r w:rsidRPr="00105156">
        <w:rPr>
          <w:sz w:val="20"/>
        </w:rPr>
        <w:fldChar w:fldCharType="end"/>
      </w:r>
      <w:bookmarkEnd w:id="30"/>
      <w:r w:rsidRPr="00105156">
        <w:rPr>
          <w:sz w:val="20"/>
        </w:rPr>
        <w:t xml:space="preserve">. </w:t>
      </w:r>
      <w:r w:rsidR="00D00FF2">
        <w:rPr>
          <w:sz w:val="20"/>
        </w:rPr>
        <w:t>Full path measured by video-tracking in all experiments</w:t>
      </w:r>
      <w:r w:rsidRPr="00105156">
        <w:rPr>
          <w:sz w:val="20"/>
        </w:rPr>
        <w:t>.</w:t>
      </w:r>
      <w:r w:rsidR="00D00FF2">
        <w:rPr>
          <w:sz w:val="20"/>
        </w:rPr>
        <w:t xml:space="preserve"> Ordered from left to right and from top to bottom: </w:t>
      </w:r>
      <w:proofErr w:type="spellStart"/>
      <w:r w:rsidR="00D00FF2">
        <w:rPr>
          <w:sz w:val="20"/>
        </w:rPr>
        <w:t>NoOA-NoSF</w:t>
      </w:r>
      <w:proofErr w:type="spellEnd"/>
      <w:r w:rsidR="00D00FF2">
        <w:rPr>
          <w:sz w:val="20"/>
        </w:rPr>
        <w:t xml:space="preserve">, </w:t>
      </w:r>
      <w:proofErr w:type="spellStart"/>
      <w:r w:rsidR="00D00FF2">
        <w:rPr>
          <w:sz w:val="20"/>
        </w:rPr>
        <w:t>NoOA-YesSF</w:t>
      </w:r>
      <w:proofErr w:type="spellEnd"/>
      <w:r w:rsidR="00D00FF2">
        <w:rPr>
          <w:sz w:val="20"/>
        </w:rPr>
        <w:t xml:space="preserve">, </w:t>
      </w:r>
      <w:proofErr w:type="spellStart"/>
      <w:r w:rsidR="00D00FF2">
        <w:rPr>
          <w:sz w:val="20"/>
        </w:rPr>
        <w:t>YesOA-NoSF</w:t>
      </w:r>
      <w:proofErr w:type="spellEnd"/>
      <w:r w:rsidR="00D00FF2">
        <w:rPr>
          <w:sz w:val="20"/>
        </w:rPr>
        <w:t xml:space="preserve">, </w:t>
      </w:r>
      <w:proofErr w:type="spellStart"/>
      <w:r w:rsidR="00D00FF2">
        <w:rPr>
          <w:sz w:val="20"/>
        </w:rPr>
        <w:t>YesOA-YesSF</w:t>
      </w:r>
      <w:proofErr w:type="spellEnd"/>
      <w:r w:rsidR="00D00FF2">
        <w:rPr>
          <w:sz w:val="20"/>
        </w:rPr>
        <w:t>, Baseline.</w:t>
      </w:r>
    </w:p>
    <w:p w14:paraId="2A1F5E3D" w14:textId="77777777" w:rsidR="00CB3D28" w:rsidRPr="00CB3D28" w:rsidRDefault="00CB3D28" w:rsidP="00CB3D28">
      <w:pPr>
        <w:pStyle w:val="Heading1"/>
        <w:numPr>
          <w:ilvl w:val="0"/>
          <w:numId w:val="2"/>
        </w:numPr>
        <w:jc w:val="both"/>
        <w:rPr>
          <w:b/>
          <w:sz w:val="28"/>
        </w:rPr>
      </w:pPr>
      <w:r w:rsidRPr="00CB3D28">
        <w:rPr>
          <w:b/>
          <w:sz w:val="28"/>
        </w:rPr>
        <w:lastRenderedPageBreak/>
        <w:t>Discussion:</w:t>
      </w:r>
    </w:p>
    <w:p w14:paraId="3F676FCE" w14:textId="6FFE0E4B" w:rsidR="00823B40" w:rsidRDefault="00972A28" w:rsidP="00386D45">
      <w:pPr>
        <w:spacing w:after="120" w:line="240" w:lineRule="auto"/>
        <w:jc w:val="both"/>
        <w:rPr>
          <w:rFonts w:asciiTheme="majorHAnsi" w:hAnsiTheme="majorHAnsi" w:cstheme="majorHAnsi"/>
        </w:rPr>
      </w:pPr>
      <w:r w:rsidRPr="00823B40">
        <w:rPr>
          <w:rFonts w:asciiTheme="majorHAnsi" w:hAnsiTheme="majorHAnsi" w:cstheme="majorHAnsi"/>
        </w:rPr>
        <w:t xml:space="preserve">Our original idea when designing the experimentation was to include the total exploration time (time required to cover the whole map) as another metric for analysis so we could compare the efficiency in coverage. However, </w:t>
      </w:r>
      <w:r w:rsidR="00823B40">
        <w:rPr>
          <w:rFonts w:asciiTheme="majorHAnsi" w:hAnsiTheme="majorHAnsi" w:cstheme="majorHAnsi"/>
        </w:rPr>
        <w:t>as soon as</w:t>
      </w:r>
      <w:r w:rsidRPr="00823B40">
        <w:rPr>
          <w:rFonts w:asciiTheme="majorHAnsi" w:hAnsiTheme="majorHAnsi" w:cstheme="majorHAnsi"/>
        </w:rPr>
        <w:t xml:space="preserve"> we started testing the different </w:t>
      </w:r>
      <w:r w:rsidR="00823B40" w:rsidRPr="00823B40">
        <w:rPr>
          <w:rFonts w:asciiTheme="majorHAnsi" w:hAnsiTheme="majorHAnsi" w:cstheme="majorHAnsi"/>
        </w:rPr>
        <w:t xml:space="preserve">system </w:t>
      </w:r>
      <w:r w:rsidRPr="00823B40">
        <w:rPr>
          <w:rFonts w:asciiTheme="majorHAnsi" w:hAnsiTheme="majorHAnsi" w:cstheme="majorHAnsi"/>
        </w:rPr>
        <w:t xml:space="preserve">configurations we realized it was </w:t>
      </w:r>
      <w:r w:rsidR="00823B40">
        <w:rPr>
          <w:rFonts w:asciiTheme="majorHAnsi" w:hAnsiTheme="majorHAnsi" w:cstheme="majorHAnsi"/>
        </w:rPr>
        <w:t>quite</w:t>
      </w:r>
      <w:r w:rsidRPr="00823B40">
        <w:rPr>
          <w:rFonts w:asciiTheme="majorHAnsi" w:hAnsiTheme="majorHAnsi" w:cstheme="majorHAnsi"/>
        </w:rPr>
        <w:t xml:space="preserve"> </w:t>
      </w:r>
      <w:r w:rsidR="00823B40">
        <w:rPr>
          <w:rFonts w:asciiTheme="majorHAnsi" w:hAnsiTheme="majorHAnsi" w:cstheme="majorHAnsi"/>
        </w:rPr>
        <w:t xml:space="preserve">an </w:t>
      </w:r>
      <w:r w:rsidRPr="00823B40">
        <w:rPr>
          <w:rFonts w:asciiTheme="majorHAnsi" w:hAnsiTheme="majorHAnsi" w:cstheme="majorHAnsi"/>
        </w:rPr>
        <w:t xml:space="preserve">ambitious assumption, since </w:t>
      </w:r>
      <w:r w:rsidR="00823B40">
        <w:rPr>
          <w:rFonts w:asciiTheme="majorHAnsi" w:hAnsiTheme="majorHAnsi" w:cstheme="majorHAnsi"/>
        </w:rPr>
        <w:t xml:space="preserve">the robot behaviour was not robust enough to ensure a full exploration of the map: </w:t>
      </w:r>
      <w:r w:rsidRPr="00823B40">
        <w:rPr>
          <w:rFonts w:asciiTheme="majorHAnsi" w:hAnsiTheme="majorHAnsi" w:cstheme="majorHAnsi"/>
        </w:rPr>
        <w:t xml:space="preserve">it </w:t>
      </w:r>
      <w:r w:rsidR="00823B40">
        <w:rPr>
          <w:rFonts w:asciiTheme="majorHAnsi" w:hAnsiTheme="majorHAnsi" w:cstheme="majorHAnsi"/>
        </w:rPr>
        <w:t xml:space="preserve">could hit or being blocked by an obstacle, it could stop at a certain position without apparent reason, etc. We could have chosen the approach of fixing the exploration time, let’s say to 3 minutes, but that didn’t guarantee that the technical problems mentioned above could not happen before the time considered. For this reason, we decided to evaluate the robot’s coverage performance until failure, which would represent the total maximum coverage achieved by the robot when </w:t>
      </w:r>
      <w:r w:rsidR="00E50AFB">
        <w:rPr>
          <w:rFonts w:asciiTheme="majorHAnsi" w:hAnsiTheme="majorHAnsi" w:cstheme="majorHAnsi"/>
        </w:rPr>
        <w:t xml:space="preserve">tested under real conditions. </w:t>
      </w:r>
    </w:p>
    <w:p w14:paraId="64C59F56" w14:textId="77777777" w:rsidR="00232FEA" w:rsidRDefault="00E50AFB" w:rsidP="00386D45">
      <w:pPr>
        <w:spacing w:after="120" w:line="240" w:lineRule="auto"/>
        <w:jc w:val="both"/>
        <w:rPr>
          <w:rFonts w:asciiTheme="majorHAnsi" w:hAnsiTheme="majorHAnsi" w:cstheme="majorHAnsi"/>
        </w:rPr>
      </w:pPr>
      <w:r>
        <w:rPr>
          <w:rFonts w:asciiTheme="majorHAnsi" w:hAnsiTheme="majorHAnsi" w:cstheme="majorHAnsi"/>
        </w:rPr>
        <w:t xml:space="preserve">We believe that the ground-truth method used to is accurate enough for quantitative evaluation of the map coverage and comparison among different system configurations. A top aerial view that captures the whole map is enough to create a grid of the map and track the position of the robot within that grid. Comparison of this video-tracking map with the robot generated by the map shows a big discrepancy of the area covered by the robot, confirming the </w:t>
      </w:r>
      <w:r w:rsidR="00232FEA">
        <w:rPr>
          <w:rFonts w:asciiTheme="majorHAnsi" w:hAnsiTheme="majorHAnsi" w:cstheme="majorHAnsi"/>
        </w:rPr>
        <w:t xml:space="preserve">fact that the map printed by the robot cannot be used for a reliable evaluation of the coverage. </w:t>
      </w:r>
    </w:p>
    <w:p w14:paraId="4A006E8E" w14:textId="73A3D884"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Regarding the metric for coverage evaluation, we could have included additional metrics to measure the actual size (e.g. maxim width) of the covered area, but we considered that visual information of the full path overlapped to the map provided by the video-tracking is a more complete way to compare the size and shape of the covered area. </w:t>
      </w:r>
    </w:p>
    <w:p w14:paraId="67B8F810" w14:textId="0ACDF7A8"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Evaluation of the mapping accuracy relies on the </w:t>
      </w:r>
      <w:r w:rsidR="00FD7607">
        <w:rPr>
          <w:rFonts w:asciiTheme="majorHAnsi" w:hAnsiTheme="majorHAnsi" w:cstheme="majorHAnsi"/>
        </w:rPr>
        <w:t xml:space="preserve">accurate quantization of the map area when building the true map grid. This was generated from the image file provided for the map; however, the original file did not cover the true map dimensions but a smaller area than the physical map. Although the file was modified to include the whole area covered by the physical map, small </w:t>
      </w:r>
      <w:r w:rsidR="00344C71">
        <w:rPr>
          <w:rFonts w:asciiTheme="majorHAnsi" w:hAnsiTheme="majorHAnsi" w:cstheme="majorHAnsi"/>
        </w:rPr>
        <w:t xml:space="preserve">dimensional </w:t>
      </w:r>
      <w:r w:rsidR="00FD7607">
        <w:rPr>
          <w:rFonts w:asciiTheme="majorHAnsi" w:hAnsiTheme="majorHAnsi" w:cstheme="majorHAnsi"/>
        </w:rPr>
        <w:t xml:space="preserve">errors in this </w:t>
      </w:r>
      <w:r w:rsidR="00344C71">
        <w:rPr>
          <w:rFonts w:asciiTheme="majorHAnsi" w:hAnsiTheme="majorHAnsi" w:cstheme="majorHAnsi"/>
        </w:rPr>
        <w:t>final map could affect the relative location of features within the grid (e.g. a line being one row up or down). Deviations of the built true map grid from the actual true map could negatively affect the mapping accuracy</w:t>
      </w:r>
      <w:r w:rsidR="001A22E5">
        <w:rPr>
          <w:rFonts w:asciiTheme="majorHAnsi" w:hAnsiTheme="majorHAnsi" w:cstheme="majorHAnsi"/>
        </w:rPr>
        <w:t xml:space="preserve"> but </w:t>
      </w:r>
      <w:r w:rsidR="00344C71">
        <w:rPr>
          <w:rFonts w:asciiTheme="majorHAnsi" w:hAnsiTheme="majorHAnsi" w:cstheme="majorHAnsi"/>
        </w:rPr>
        <w:t xml:space="preserve">this type of error can be considered a bias that would equally affect the measurements for all of the experiments.   </w:t>
      </w:r>
    </w:p>
    <w:p w14:paraId="7BBD8A01" w14:textId="77777777" w:rsidR="00386D45" w:rsidRDefault="00386D45" w:rsidP="00386D45">
      <w:pPr>
        <w:ind w:left="-567" w:right="-613"/>
        <w:jc w:val="center"/>
      </w:pPr>
      <w:r w:rsidRPr="00A25A4F">
        <w:rPr>
          <w:noProof/>
          <w:lang w:eastAsia="en-GB"/>
        </w:rPr>
        <w:drawing>
          <wp:inline distT="0" distB="0" distL="0" distR="0" wp14:anchorId="3A494EEF" wp14:editId="2965F01B">
            <wp:extent cx="1808112" cy="1849625"/>
            <wp:effectExtent l="0" t="0" r="1905" b="0"/>
            <wp:docPr id="16" name="Picture 16" descr="C:\Users\Carolina\Documents\MSc ROBOTICS\Robotic Systems\CW2\Second experiment\Data analysis\graficos\No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olina\Documents\MSc ROBOTICS\Robotic Systems\CW2\Second experiment\Data analysis\graficos\NoOA_NoSF_vi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00" t="6409" r="7550" b="8224"/>
                    <a:stretch/>
                  </pic:blipFill>
                  <pic:spPr bwMode="auto">
                    <a:xfrm>
                      <a:off x="0" y="0"/>
                      <a:ext cx="1832536" cy="1874610"/>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46B90803" wp14:editId="43752A84">
            <wp:extent cx="1822537" cy="1863647"/>
            <wp:effectExtent l="0" t="0" r="6350" b="3810"/>
            <wp:docPr id="17" name="Picture 17" descr="C:\Users\Carolina\Documents\MSc ROBOTICS\Robotic Systems\CW2\Second experiment\Data analysis\graficos\No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olina\Documents\MSc ROBOTICS\Robotic Systems\CW2\Second experiment\Data analysis\graficos\NoOA_YesSF_vi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35" t="5408" r="7730" b="8048"/>
                    <a:stretch/>
                  </pic:blipFill>
                  <pic:spPr bwMode="auto">
                    <a:xfrm>
                      <a:off x="0" y="0"/>
                      <a:ext cx="1839910" cy="1881412"/>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00ECD21D" wp14:editId="184552F1">
            <wp:extent cx="1813137" cy="1842727"/>
            <wp:effectExtent l="0" t="0" r="0" b="5715"/>
            <wp:docPr id="18" name="Picture 18" descr="C:\Users\Carolina\Documents\MSc ROBOTICS\Robotic Systems\CW2\Second experiment\Data analysis\graficos\Yes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olina\Documents\MSc ROBOTICS\Robotic Systems\CW2\Second experiment\Data analysis\graficos\YesOA_NoSF_vi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82" t="6273" r="7686" b="8222"/>
                    <a:stretch/>
                  </pic:blipFill>
                  <pic:spPr bwMode="auto">
                    <a:xfrm>
                      <a:off x="0" y="0"/>
                      <a:ext cx="1835258" cy="1865209"/>
                    </a:xfrm>
                    <a:prstGeom prst="rect">
                      <a:avLst/>
                    </a:prstGeom>
                    <a:noFill/>
                    <a:ln>
                      <a:noFill/>
                    </a:ln>
                    <a:extLst>
                      <a:ext uri="{53640926-AAD7-44D8-BBD7-CCE9431645EC}">
                        <a14:shadowObscured xmlns:a14="http://schemas.microsoft.com/office/drawing/2010/main"/>
                      </a:ext>
                    </a:extLst>
                  </pic:spPr>
                </pic:pic>
              </a:graphicData>
            </a:graphic>
          </wp:inline>
        </w:drawing>
      </w:r>
    </w:p>
    <w:p w14:paraId="316436F5" w14:textId="77777777" w:rsidR="00386D45" w:rsidRDefault="00386D45" w:rsidP="00386D45">
      <w:pPr>
        <w:ind w:left="-567" w:right="-613"/>
        <w:jc w:val="center"/>
      </w:pPr>
      <w:r w:rsidRPr="00A25A4F">
        <w:rPr>
          <w:noProof/>
          <w:lang w:eastAsia="en-GB"/>
        </w:rPr>
        <w:lastRenderedPageBreak/>
        <w:drawing>
          <wp:inline distT="0" distB="0" distL="0" distR="0" wp14:anchorId="368BA811" wp14:editId="26BB6237">
            <wp:extent cx="1866024" cy="1902782"/>
            <wp:effectExtent l="0" t="0" r="1270" b="2540"/>
            <wp:docPr id="19" name="Picture 19" descr="C:\Users\Carolina\Documents\MSc ROBOTICS\Robotic Systems\CW2\Second experiment\Data analysis\graficos\Yes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olina\Documents\MSc ROBOTICS\Robotic Systems\CW2\Second experiment\Data analysis\graficos\YesOA_YesSF_vi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33" t="5641" r="7088" b="7399"/>
                    <a:stretch/>
                  </pic:blipFill>
                  <pic:spPr bwMode="auto">
                    <a:xfrm>
                      <a:off x="0" y="0"/>
                      <a:ext cx="1875071" cy="1912007"/>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7DB3A574" wp14:editId="6FDF4C4C">
            <wp:extent cx="1885472" cy="1903076"/>
            <wp:effectExtent l="0" t="0" r="635" b="2540"/>
            <wp:docPr id="20" name="Picture 20" descr="C:\Users\Carolina\Documents\MSc ROBOTICS\Robotic Systems\CW2\Second experiment\Data analysis\archive\Baseline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olina\Documents\MSc ROBOTICS\Robotic Systems\CW2\Second experiment\Data analysis\archive\Baseline_vi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67" t="6506" r="7628" b="8402"/>
                    <a:stretch/>
                  </pic:blipFill>
                  <pic:spPr bwMode="auto">
                    <a:xfrm>
                      <a:off x="0" y="0"/>
                      <a:ext cx="1897794" cy="1915513"/>
                    </a:xfrm>
                    <a:prstGeom prst="rect">
                      <a:avLst/>
                    </a:prstGeom>
                    <a:noFill/>
                    <a:ln>
                      <a:noFill/>
                    </a:ln>
                    <a:extLst>
                      <a:ext uri="{53640926-AAD7-44D8-BBD7-CCE9431645EC}">
                        <a14:shadowObscured xmlns:a14="http://schemas.microsoft.com/office/drawing/2010/main"/>
                      </a:ext>
                    </a:extLst>
                  </pic:spPr>
                </pic:pic>
              </a:graphicData>
            </a:graphic>
          </wp:inline>
        </w:drawing>
      </w:r>
    </w:p>
    <w:p w14:paraId="6C9D32BD" w14:textId="77777777" w:rsidR="00386D45" w:rsidRDefault="00386D45" w:rsidP="00386D45">
      <w:pPr>
        <w:pStyle w:val="Caption"/>
        <w:ind w:left="357"/>
        <w:jc w:val="center"/>
        <w:rPr>
          <w:sz w:val="20"/>
        </w:rPr>
      </w:pPr>
      <w:bookmarkStart w:id="31" w:name="_Ref8730537"/>
      <w:bookmarkStart w:id="32" w:name="_Ref874281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Pr>
          <w:noProof/>
          <w:sz w:val="20"/>
        </w:rPr>
        <w:t>6</w:t>
      </w:r>
      <w:r w:rsidRPr="00105156">
        <w:rPr>
          <w:sz w:val="20"/>
        </w:rPr>
        <w:fldChar w:fldCharType="end"/>
      </w:r>
      <w:bookmarkEnd w:id="31"/>
      <w:r w:rsidRPr="00105156">
        <w:rPr>
          <w:sz w:val="20"/>
        </w:rPr>
        <w:t xml:space="preserve">. </w:t>
      </w:r>
      <w:r>
        <w:rPr>
          <w:sz w:val="20"/>
        </w:rPr>
        <w:t>‘Visited cells’ mapping accuracy with regard to ground truth map extracted from videos</w:t>
      </w:r>
      <w:r w:rsidRPr="00105156">
        <w:rPr>
          <w:sz w:val="20"/>
        </w:rPr>
        <w:t>.</w:t>
      </w:r>
      <w:r>
        <w:rPr>
          <w:sz w:val="20"/>
        </w:rPr>
        <w:t xml:space="preserve"> Cells correctly mapped are marked in stronger colour over the ground truth. 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bookmarkEnd w:id="32"/>
    </w:p>
    <w:p w14:paraId="7D0F2E34" w14:textId="3D2CEBAD" w:rsidR="00640983" w:rsidRDefault="00ED2339" w:rsidP="00386D45">
      <w:pPr>
        <w:spacing w:after="120" w:line="240" w:lineRule="auto"/>
        <w:jc w:val="both"/>
        <w:rPr>
          <w:rFonts w:asciiTheme="majorHAnsi" w:hAnsiTheme="majorHAnsi" w:cstheme="majorHAnsi"/>
        </w:rPr>
      </w:pPr>
      <w:r>
        <w:rPr>
          <w:rFonts w:asciiTheme="majorHAnsi" w:hAnsiTheme="majorHAnsi" w:cstheme="majorHAnsi"/>
        </w:rPr>
        <w:t xml:space="preserve">Regardless of </w:t>
      </w:r>
      <w:r w:rsidR="00E3159F">
        <w:rPr>
          <w:rFonts w:asciiTheme="majorHAnsi" w:hAnsiTheme="majorHAnsi" w:cstheme="majorHAnsi"/>
        </w:rPr>
        <w:t xml:space="preserve">the effect that small map reconstruction errors could have on the overall mapping accuracy metrics, the results of this experimental research show a </w:t>
      </w:r>
      <w:r w:rsidR="00640983">
        <w:rPr>
          <w:rFonts w:asciiTheme="majorHAnsi" w:hAnsiTheme="majorHAnsi" w:cstheme="majorHAnsi"/>
        </w:rPr>
        <w:t xml:space="preserve">big discrepancy between the map generated by the robot and </w:t>
      </w:r>
      <w:r w:rsidR="00E3159F">
        <w:rPr>
          <w:rFonts w:asciiTheme="majorHAnsi" w:hAnsiTheme="majorHAnsi" w:cstheme="majorHAnsi"/>
        </w:rPr>
        <w:t xml:space="preserve">the ground-truth </w:t>
      </w:r>
      <w:r w:rsidR="00640983">
        <w:rPr>
          <w:rFonts w:asciiTheme="majorHAnsi" w:hAnsiTheme="majorHAnsi" w:cstheme="majorHAnsi"/>
        </w:rPr>
        <w:t>maps</w:t>
      </w:r>
      <w:r w:rsidR="00E3159F">
        <w:rPr>
          <w:rFonts w:asciiTheme="majorHAnsi" w:hAnsiTheme="majorHAnsi" w:cstheme="majorHAnsi"/>
        </w:rPr>
        <w:t xml:space="preserve">. This is clearly illustrated by </w:t>
      </w:r>
      <w:r w:rsidR="00E3159F">
        <w:rPr>
          <w:rFonts w:asciiTheme="majorHAnsi" w:hAnsiTheme="majorHAnsi" w:cstheme="majorHAnsi"/>
        </w:rPr>
        <w:fldChar w:fldCharType="begin"/>
      </w:r>
      <w:r w:rsidR="00E3159F">
        <w:rPr>
          <w:rFonts w:asciiTheme="majorHAnsi" w:hAnsiTheme="majorHAnsi" w:cstheme="majorHAnsi"/>
        </w:rPr>
        <w:instrText xml:space="preserve"> REF _Ref8730537 \h </w:instrText>
      </w:r>
      <w:r w:rsidR="00E3159F">
        <w:rPr>
          <w:rFonts w:asciiTheme="majorHAnsi" w:hAnsiTheme="majorHAnsi" w:cstheme="majorHAnsi"/>
        </w:rPr>
      </w:r>
      <w:r w:rsidR="00E3159F">
        <w:rPr>
          <w:rFonts w:asciiTheme="majorHAnsi" w:hAnsiTheme="majorHAnsi" w:cstheme="majorHAnsi"/>
        </w:rPr>
        <w:fldChar w:fldCharType="separate"/>
      </w:r>
      <w:r w:rsidR="00E3159F" w:rsidRPr="00105156">
        <w:rPr>
          <w:sz w:val="20"/>
        </w:rPr>
        <w:t xml:space="preserve">Figure </w:t>
      </w:r>
      <w:r w:rsidR="00E3159F">
        <w:rPr>
          <w:noProof/>
          <w:sz w:val="20"/>
        </w:rPr>
        <w:t>6</w:t>
      </w:r>
      <w:r w:rsidR="00E3159F">
        <w:rPr>
          <w:rFonts w:asciiTheme="majorHAnsi" w:hAnsiTheme="majorHAnsi" w:cstheme="majorHAnsi"/>
        </w:rPr>
        <w:fldChar w:fldCharType="end"/>
      </w:r>
      <w:r w:rsidR="00640983">
        <w:rPr>
          <w:rFonts w:asciiTheme="majorHAnsi" w:hAnsiTheme="majorHAnsi" w:cstheme="majorHAnsi"/>
        </w:rPr>
        <w:t xml:space="preserve"> </w:t>
      </w:r>
      <w:r w:rsidR="00E3159F">
        <w:rPr>
          <w:rFonts w:asciiTheme="majorHAnsi" w:hAnsiTheme="majorHAnsi" w:cstheme="majorHAnsi"/>
        </w:rPr>
        <w:t xml:space="preserve">where in average, 50% of the cells which are physically visited are not considered as visited by the robot. This is particularly evident on the top and bottom regions of the map, which were traced by the robot but appear as not explored in the printed map. </w:t>
      </w:r>
      <w:r w:rsidR="00386D45">
        <w:rPr>
          <w:rFonts w:asciiTheme="majorHAnsi" w:hAnsiTheme="majorHAnsi" w:cstheme="majorHAnsi"/>
        </w:rPr>
        <w:t>One</w:t>
      </w:r>
      <w:r w:rsidR="00E3159F">
        <w:rPr>
          <w:rFonts w:asciiTheme="majorHAnsi" w:hAnsiTheme="majorHAnsi" w:cstheme="majorHAnsi"/>
        </w:rPr>
        <w:t xml:space="preserve"> reason for this mapping error could be that the update rate of the robot’s pose</w:t>
      </w:r>
      <w:r w:rsidR="00386D45">
        <w:rPr>
          <w:rFonts w:asciiTheme="majorHAnsi" w:hAnsiTheme="majorHAnsi" w:cstheme="majorHAnsi"/>
        </w:rPr>
        <w:t xml:space="preserve"> was not fast enough, producing a mismatch between actual pose and calculated pose; another reason could be an error in the kinematics due to sensor calibration errors. This is something worth of further investigation with more specific trials more focused on the evaluation of the robot’s kinematics. </w:t>
      </w:r>
    </w:p>
    <w:p w14:paraId="1AAC1BC0" w14:textId="2C087B89" w:rsidR="00BA481B" w:rsidRDefault="00BA481B" w:rsidP="00386D45">
      <w:pPr>
        <w:spacing w:after="120" w:line="240" w:lineRule="auto"/>
        <w:jc w:val="both"/>
        <w:rPr>
          <w:rFonts w:asciiTheme="majorHAnsi" w:hAnsiTheme="majorHAnsi" w:cstheme="majorHAnsi"/>
        </w:rPr>
      </w:pPr>
      <w:r>
        <w:rPr>
          <w:rFonts w:asciiTheme="majorHAnsi" w:hAnsiTheme="majorHAnsi" w:cstheme="majorHAnsi"/>
        </w:rPr>
        <w:t xml:space="preserve">Interestingly, </w:t>
      </w:r>
      <w:r w:rsidR="003F6843">
        <w:rPr>
          <w:rFonts w:asciiTheme="majorHAnsi" w:hAnsiTheme="majorHAnsi" w:cstheme="majorHAnsi"/>
        </w:rPr>
        <w:t xml:space="preserve">feature </w:t>
      </w:r>
      <w:r>
        <w:rPr>
          <w:rFonts w:asciiTheme="majorHAnsi" w:hAnsiTheme="majorHAnsi" w:cstheme="majorHAnsi"/>
        </w:rPr>
        <w:t xml:space="preserve">mapping accuracy </w:t>
      </w:r>
      <w:r w:rsidR="003F6843">
        <w:rPr>
          <w:rFonts w:asciiTheme="majorHAnsi" w:hAnsiTheme="majorHAnsi" w:cstheme="majorHAnsi"/>
        </w:rPr>
        <w:t xml:space="preserve">is much better on the baseline behaviour in terms of percentage of the explored feature cells. Due to the random nature of this test and the lack of test repetitions, we shouldn’t extract conclusions from this result. The main aspect to consider here </w:t>
      </w:r>
      <w:r w:rsidR="009B13D3">
        <w:rPr>
          <w:rFonts w:asciiTheme="majorHAnsi" w:hAnsiTheme="majorHAnsi" w:cstheme="majorHAnsi"/>
        </w:rPr>
        <w:t xml:space="preserve">regardless of the mapping accuracy </w:t>
      </w:r>
      <w:r w:rsidR="003F6843">
        <w:rPr>
          <w:rFonts w:asciiTheme="majorHAnsi" w:hAnsiTheme="majorHAnsi" w:cstheme="majorHAnsi"/>
        </w:rPr>
        <w:t xml:space="preserve">is that it is extremely likely that the baseline behaviour </w:t>
      </w:r>
      <w:r w:rsidR="009B13D3">
        <w:rPr>
          <w:rFonts w:asciiTheme="majorHAnsi" w:hAnsiTheme="majorHAnsi" w:cstheme="majorHAnsi"/>
        </w:rPr>
        <w:t xml:space="preserve">will always </w:t>
      </w:r>
      <w:r w:rsidR="003F6843">
        <w:rPr>
          <w:rFonts w:asciiTheme="majorHAnsi" w:hAnsiTheme="majorHAnsi" w:cstheme="majorHAnsi"/>
        </w:rPr>
        <w:t>result in a premature termination of the exploration due to clashing with obstacles</w:t>
      </w:r>
      <w:r w:rsidR="009B13D3">
        <w:rPr>
          <w:rFonts w:asciiTheme="majorHAnsi" w:hAnsiTheme="majorHAnsi" w:cstheme="majorHAnsi"/>
        </w:rPr>
        <w:t xml:space="preserve">, and subsequently, </w:t>
      </w:r>
      <w:r w:rsidR="001A22E5">
        <w:rPr>
          <w:rFonts w:asciiTheme="majorHAnsi" w:hAnsiTheme="majorHAnsi" w:cstheme="majorHAnsi"/>
        </w:rPr>
        <w:t>resulting in a</w:t>
      </w:r>
      <w:r w:rsidR="009B13D3">
        <w:rPr>
          <w:rFonts w:asciiTheme="majorHAnsi" w:hAnsiTheme="majorHAnsi" w:cstheme="majorHAnsi"/>
        </w:rPr>
        <w:t xml:space="preserve"> poor </w:t>
      </w:r>
      <w:r w:rsidR="001A22E5">
        <w:rPr>
          <w:rFonts w:asciiTheme="majorHAnsi" w:hAnsiTheme="majorHAnsi" w:cstheme="majorHAnsi"/>
        </w:rPr>
        <w:t xml:space="preserve">map </w:t>
      </w:r>
      <w:r w:rsidR="009B13D3">
        <w:rPr>
          <w:rFonts w:asciiTheme="majorHAnsi" w:hAnsiTheme="majorHAnsi" w:cstheme="majorHAnsi"/>
        </w:rPr>
        <w:t xml:space="preserve">coverage.  </w:t>
      </w:r>
    </w:p>
    <w:p w14:paraId="1EAD4552" w14:textId="6C8DD5A4" w:rsidR="00691266" w:rsidRDefault="001F112E" w:rsidP="00CF7C47">
      <w:pPr>
        <w:spacing w:before="240" w:line="240" w:lineRule="auto"/>
        <w:ind w:left="-425" w:right="-471"/>
        <w:rPr>
          <w:rFonts w:asciiTheme="majorHAnsi" w:hAnsiTheme="majorHAnsi" w:cstheme="majorHAnsi"/>
        </w:rPr>
      </w:pPr>
      <w:r w:rsidRPr="001F112E">
        <w:rPr>
          <w:rFonts w:asciiTheme="majorHAnsi" w:hAnsiTheme="majorHAnsi" w:cstheme="majorHAnsi"/>
          <w:noProof/>
          <w:lang w:eastAsia="en-GB"/>
        </w:rPr>
        <w:drawing>
          <wp:inline distT="0" distB="0" distL="0" distR="0" wp14:anchorId="1A1A170E" wp14:editId="277F1278">
            <wp:extent cx="2008553" cy="2048762"/>
            <wp:effectExtent l="0" t="0" r="0" b="8890"/>
            <wp:docPr id="11" name="Picture 11" descr="C:\Users\Carolina\Documents\MSc ROBOTICS\Robotic Systems\CW2\Second experiment\Data analysis\graficos\No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lina\Documents\MSc ROBOTICS\Robotic Systems\CW2\Second experiment\Data analysis\graficos\NoOA_NoSF.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467" t="6316" r="7527" b="6977"/>
                    <a:stretch/>
                  </pic:blipFill>
                  <pic:spPr bwMode="auto">
                    <a:xfrm>
                      <a:off x="0" y="0"/>
                      <a:ext cx="2017694" cy="2058086"/>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19A3CA58" wp14:editId="2F1B153A">
            <wp:extent cx="2047631" cy="2067690"/>
            <wp:effectExtent l="0" t="0" r="0" b="8890"/>
            <wp:docPr id="12" name="Picture 12" descr="C:\Users\Carolina\Documents\MSc ROBOTICS\Robotic Systems\CW2\Second experiment\Data analysis\graficos\No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olina\Documents\MSc ROBOTICS\Robotic Systems\CW2\Second experiment\Data analysis\graficos\NoOA_YesSF.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532" t="5109" r="7444" b="8023"/>
                    <a:stretch/>
                  </pic:blipFill>
                  <pic:spPr bwMode="auto">
                    <a:xfrm>
                      <a:off x="0" y="0"/>
                      <a:ext cx="2063061" cy="2083271"/>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579A2C0D" wp14:editId="3C68B2DF">
            <wp:extent cx="2020277" cy="2047140"/>
            <wp:effectExtent l="0" t="0" r="0" b="0"/>
            <wp:docPr id="13" name="Picture 13" descr="C:\Users\Carolina\Documents\MSc ROBOTICS\Robotic Systems\CW2\Second experiment\Data analysis\graficos\Yes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olina\Documents\MSc ROBOTICS\Robotic Systems\CW2\Second experiment\Data analysis\graficos\YesOA_NoSF.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28" t="6817" r="7958" b="8761"/>
                    <a:stretch/>
                  </pic:blipFill>
                  <pic:spPr bwMode="auto">
                    <a:xfrm>
                      <a:off x="0" y="0"/>
                      <a:ext cx="2034142" cy="2061190"/>
                    </a:xfrm>
                    <a:prstGeom prst="rect">
                      <a:avLst/>
                    </a:prstGeom>
                    <a:noFill/>
                    <a:ln>
                      <a:noFill/>
                    </a:ln>
                    <a:extLst>
                      <a:ext uri="{53640926-AAD7-44D8-BBD7-CCE9431645EC}">
                        <a14:shadowObscured xmlns:a14="http://schemas.microsoft.com/office/drawing/2010/main"/>
                      </a:ext>
                    </a:extLst>
                  </pic:spPr>
                </pic:pic>
              </a:graphicData>
            </a:graphic>
          </wp:inline>
        </w:drawing>
      </w:r>
    </w:p>
    <w:p w14:paraId="17A2E929" w14:textId="556E2C52" w:rsidR="001F112E" w:rsidRDefault="001F112E" w:rsidP="001F112E">
      <w:pPr>
        <w:ind w:left="-426" w:right="-472"/>
        <w:jc w:val="center"/>
        <w:rPr>
          <w:rFonts w:asciiTheme="majorHAnsi" w:hAnsiTheme="majorHAnsi" w:cstheme="majorHAnsi"/>
        </w:rPr>
      </w:pPr>
      <w:r w:rsidRPr="001F112E">
        <w:rPr>
          <w:rFonts w:asciiTheme="majorHAnsi" w:hAnsiTheme="majorHAnsi" w:cstheme="majorHAnsi"/>
          <w:noProof/>
          <w:lang w:eastAsia="en-GB"/>
        </w:rPr>
        <w:lastRenderedPageBreak/>
        <w:drawing>
          <wp:inline distT="0" distB="0" distL="0" distR="0" wp14:anchorId="3AF314A2" wp14:editId="49BCB585">
            <wp:extent cx="2172677" cy="2316733"/>
            <wp:effectExtent l="0" t="0" r="0" b="7620"/>
            <wp:docPr id="14" name="Picture 14" descr="C:\Users\Carolina\Documents\MSc ROBOTICS\Robotic Systems\CW2\Second experiment\Data analysis\graficos\Yes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olina\Documents\MSc ROBOTICS\Robotic Systems\CW2\Second experiment\Data analysis\graficos\YesOA_YesSF.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949" t="1656" r="6931" b="7581"/>
                    <a:stretch/>
                  </pic:blipFill>
                  <pic:spPr bwMode="auto">
                    <a:xfrm>
                      <a:off x="0" y="0"/>
                      <a:ext cx="2193690" cy="23391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sidRPr="001F112E">
        <w:rPr>
          <w:rFonts w:asciiTheme="majorHAnsi" w:hAnsiTheme="majorHAnsi" w:cstheme="majorHAnsi"/>
          <w:noProof/>
          <w:lang w:eastAsia="en-GB"/>
        </w:rPr>
        <w:drawing>
          <wp:inline distT="0" distB="0" distL="0" distR="0" wp14:anchorId="00C7DF31" wp14:editId="51A29256">
            <wp:extent cx="2149035" cy="2242633"/>
            <wp:effectExtent l="0" t="0" r="3810" b="5715"/>
            <wp:docPr id="15" name="Picture 15" descr="C:\Users\Carolina\Documents\MSc ROBOTICS\Robotic Systems\CW2\Second experiment\Data analysis\archiv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olina\Documents\MSc ROBOTICS\Robotic Systems\CW2\Second experiment\Data analysis\archive\Baseline.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667" t="4292" r="8013" b="7715"/>
                    <a:stretch/>
                  </pic:blipFill>
                  <pic:spPr bwMode="auto">
                    <a:xfrm>
                      <a:off x="0" y="0"/>
                      <a:ext cx="2159006" cy="2253039"/>
                    </a:xfrm>
                    <a:prstGeom prst="rect">
                      <a:avLst/>
                    </a:prstGeom>
                    <a:noFill/>
                    <a:ln>
                      <a:noFill/>
                    </a:ln>
                    <a:extLst>
                      <a:ext uri="{53640926-AAD7-44D8-BBD7-CCE9431645EC}">
                        <a14:shadowObscured xmlns:a14="http://schemas.microsoft.com/office/drawing/2010/main"/>
                      </a:ext>
                    </a:extLst>
                  </pic:spPr>
                </pic:pic>
              </a:graphicData>
            </a:graphic>
          </wp:inline>
        </w:drawing>
      </w:r>
    </w:p>
    <w:p w14:paraId="654BC271" w14:textId="03D771E5" w:rsidR="001F112E" w:rsidRDefault="001F112E" w:rsidP="001F112E">
      <w:pPr>
        <w:pStyle w:val="Caption"/>
        <w:ind w:left="357"/>
        <w:jc w:val="center"/>
        <w:rPr>
          <w:sz w:val="20"/>
        </w:rPr>
      </w:pPr>
      <w:bookmarkStart w:id="33" w:name="_Ref873132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FD7DAA">
        <w:rPr>
          <w:noProof/>
          <w:sz w:val="20"/>
        </w:rPr>
        <w:t>7</w:t>
      </w:r>
      <w:r w:rsidRPr="00105156">
        <w:rPr>
          <w:sz w:val="20"/>
        </w:rPr>
        <w:fldChar w:fldCharType="end"/>
      </w:r>
      <w:bookmarkEnd w:id="33"/>
      <w:r w:rsidRPr="00105156">
        <w:rPr>
          <w:sz w:val="20"/>
        </w:rPr>
        <w:t xml:space="preserve">. </w:t>
      </w:r>
      <w:r>
        <w:rPr>
          <w:sz w:val="20"/>
        </w:rPr>
        <w:t>‘Features’ mapping accuracy with regard to theoretical ground truth map</w:t>
      </w:r>
      <w:r w:rsidRPr="00105156">
        <w:rPr>
          <w:sz w:val="20"/>
        </w:rPr>
        <w:t>.</w:t>
      </w:r>
      <w:r>
        <w:rPr>
          <w:sz w:val="20"/>
        </w:rPr>
        <w:t xml:space="preserve"> </w:t>
      </w:r>
      <w:r w:rsidR="00A25A4F">
        <w:rPr>
          <w:sz w:val="20"/>
        </w:rPr>
        <w:t xml:space="preserve">Cells correctly mapped are marked in stronger colour over the ground truth. </w:t>
      </w:r>
      <w:r>
        <w:rPr>
          <w:sz w:val="20"/>
        </w:rPr>
        <w:t xml:space="preserve">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p>
    <w:p w14:paraId="38456E06" w14:textId="77777777" w:rsidR="009B13D3" w:rsidRDefault="009B13D3" w:rsidP="009B13D3">
      <w:pPr>
        <w:spacing w:after="0" w:line="240" w:lineRule="auto"/>
        <w:jc w:val="both"/>
        <w:rPr>
          <w:rFonts w:asciiTheme="majorHAnsi" w:hAnsiTheme="majorHAnsi" w:cstheme="majorHAnsi"/>
        </w:rPr>
      </w:pPr>
      <w:r>
        <w:rPr>
          <w:rFonts w:asciiTheme="majorHAnsi" w:hAnsiTheme="majorHAnsi" w:cstheme="majorHAnsi"/>
        </w:rPr>
        <w:t xml:space="preserve">The addition of a reactive obstacle avoidance behaviour doesn’t have a clear influence on the coverage according to the results of this study (coverage increased when not using sensor fusion but decreased when using sensor fusion). It is expected that when obstacles are on the way to the next goal planned by the exploration algorithm, this obstacle avoidance behaviour will alter the path to navigate around the obstacles. However, we do not expect this path alteration having a significant influence on the overall map coverage. The main contribution of the reactive obstacle avoidance is to reduce the likelihood of hitting obstacles during the map exploration and this was demonstrated during the experimentation (the robot navigated around the obstacles when obstacle avoidance was active and hit an obstacle when not included). However, as mentioned in section 3.1, we couldn’t make this behaviour work together with the exploration algorithm in a continuous way and chose to make it active only when the robot had to move to more distant regions of the map and presence of obstacles was uncertain. Future work should include further investigation to reduce possible conflicts between the exploration algorithm and the reactive obstacle avoidance. </w:t>
      </w:r>
    </w:p>
    <w:p w14:paraId="486B8045" w14:textId="77777777" w:rsidR="00CF7C47" w:rsidRDefault="00CF7C47" w:rsidP="00CF7C47">
      <w:pPr>
        <w:spacing w:before="120" w:after="0" w:line="240" w:lineRule="auto"/>
        <w:jc w:val="both"/>
        <w:rPr>
          <w:rFonts w:asciiTheme="majorHAnsi" w:hAnsiTheme="majorHAnsi" w:cstheme="majorHAnsi"/>
        </w:rPr>
      </w:pPr>
      <w:r>
        <w:rPr>
          <w:rFonts w:asciiTheme="majorHAnsi" w:hAnsiTheme="majorHAnsi" w:cstheme="majorHAnsi"/>
        </w:rPr>
        <w:t>As a final point for discussion, we would like to acknowledge the fact that only one repetition was evaluated for each of the tested configurations. The number of different configurations considered for analysis and the time constraints led us to take this decision; however, in order to extract more reliable conclusions it should be necessary to perform at least three trials per test configuration.</w:t>
      </w:r>
    </w:p>
    <w:p w14:paraId="2D00EE6E" w14:textId="24AC6E96" w:rsidR="005D1922" w:rsidRDefault="005D1922" w:rsidP="00ED0786">
      <w:pPr>
        <w:pStyle w:val="Heading1"/>
        <w:numPr>
          <w:ilvl w:val="0"/>
          <w:numId w:val="2"/>
        </w:numPr>
        <w:jc w:val="both"/>
        <w:rPr>
          <w:sz w:val="28"/>
        </w:rPr>
      </w:pPr>
      <w:r w:rsidRPr="00ED0786">
        <w:rPr>
          <w:b/>
          <w:sz w:val="28"/>
        </w:rPr>
        <w:t>Conclusions</w:t>
      </w:r>
    </w:p>
    <w:p w14:paraId="3490A6AB" w14:textId="19952AC8" w:rsidR="00A627FB" w:rsidRDefault="00A627FB" w:rsidP="00645771">
      <w:pPr>
        <w:spacing w:after="120" w:line="240" w:lineRule="auto"/>
        <w:jc w:val="both"/>
        <w:rPr>
          <w:rFonts w:asciiTheme="majorHAnsi" w:hAnsiTheme="majorHAnsi" w:cstheme="majorHAnsi"/>
        </w:rPr>
      </w:pPr>
      <w:r w:rsidRPr="00A627FB">
        <w:rPr>
          <w:rFonts w:asciiTheme="majorHAnsi" w:hAnsiTheme="majorHAnsi" w:cstheme="majorHAnsi"/>
        </w:rPr>
        <w:t xml:space="preserve">We have investigated the effect of the following subsystem </w:t>
      </w:r>
      <w:r>
        <w:rPr>
          <w:rFonts w:asciiTheme="majorHAnsi" w:hAnsiTheme="majorHAnsi" w:cstheme="majorHAnsi"/>
        </w:rPr>
        <w:t>implementation</w:t>
      </w:r>
      <w:r w:rsidRPr="00A627FB">
        <w:rPr>
          <w:rFonts w:asciiTheme="majorHAnsi" w:hAnsiTheme="majorHAnsi" w:cstheme="majorHAnsi"/>
        </w:rPr>
        <w:t>s</w:t>
      </w:r>
      <w:r>
        <w:rPr>
          <w:rFonts w:asciiTheme="majorHAnsi" w:hAnsiTheme="majorHAnsi" w:cstheme="majorHAnsi"/>
        </w:rPr>
        <w:t xml:space="preserve"> on the map coverage and mapping accuracy: exploration algorithm, sensor fusion and reactive obstacle avoidance behaviour. </w:t>
      </w:r>
    </w:p>
    <w:p w14:paraId="20648DB5" w14:textId="77777777"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implementation of the exploration algorithm without any further improvements only increased coverage 5% with regard to the baseline behaviour. </w:t>
      </w:r>
    </w:p>
    <w:p w14:paraId="66594BC2" w14:textId="4C9D09FB"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had the biggest positive influence on coverage, with 15% average increase of visited cells. </w:t>
      </w:r>
    </w:p>
    <w:p w14:paraId="3F94C8FC" w14:textId="5CF8CC0A"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the reactive obstacle didn’t show a clear influence trend on the coverage but it proved to be useful to navigate around obstacles when the exploration algorithm sent the robot to distant locations on the map.  </w:t>
      </w:r>
    </w:p>
    <w:p w14:paraId="700D3B23" w14:textId="77777777" w:rsidR="00AE747B" w:rsidRDefault="00A627FB" w:rsidP="00645771">
      <w:pPr>
        <w:spacing w:after="120" w:line="240" w:lineRule="auto"/>
        <w:jc w:val="both"/>
        <w:rPr>
          <w:rFonts w:asciiTheme="majorHAnsi" w:hAnsiTheme="majorHAnsi" w:cstheme="majorHAnsi"/>
        </w:rPr>
      </w:pPr>
      <w:r>
        <w:rPr>
          <w:rFonts w:asciiTheme="majorHAnsi" w:hAnsiTheme="majorHAnsi" w:cstheme="majorHAnsi"/>
        </w:rPr>
        <w:t>Full coverage of the map couldn’t be achieved with any of the tested options, which means that a revision</w:t>
      </w:r>
      <w:r w:rsidR="00AE747B">
        <w:rPr>
          <w:rFonts w:asciiTheme="majorHAnsi" w:hAnsiTheme="majorHAnsi" w:cstheme="majorHAnsi"/>
        </w:rPr>
        <w:t xml:space="preserve"> </w:t>
      </w:r>
      <w:r>
        <w:rPr>
          <w:rFonts w:asciiTheme="majorHAnsi" w:hAnsiTheme="majorHAnsi" w:cstheme="majorHAnsi"/>
        </w:rPr>
        <w:t>of the</w:t>
      </w:r>
      <w:r w:rsidR="00AE747B">
        <w:rPr>
          <w:rFonts w:asciiTheme="majorHAnsi" w:hAnsiTheme="majorHAnsi" w:cstheme="majorHAnsi"/>
        </w:rPr>
        <w:t xml:space="preserve"> different implementations to achieve a more robust behaviour is needed.</w:t>
      </w:r>
    </w:p>
    <w:p w14:paraId="1AA2A540" w14:textId="02E1EF26" w:rsidR="001A22E5" w:rsidRDefault="003C263F" w:rsidP="00645771">
      <w:pPr>
        <w:spacing w:after="120" w:line="240" w:lineRule="auto"/>
        <w:jc w:val="both"/>
        <w:rPr>
          <w:rFonts w:asciiTheme="majorHAnsi" w:hAnsiTheme="majorHAnsi" w:cstheme="majorHAnsi"/>
        </w:rPr>
      </w:pPr>
      <w:r>
        <w:rPr>
          <w:rFonts w:asciiTheme="majorHAnsi" w:hAnsiTheme="majorHAnsi" w:cstheme="majorHAnsi"/>
        </w:rPr>
        <w:lastRenderedPageBreak/>
        <w:t>The experimental results show a poor mapping accuracy in all of the tests</w:t>
      </w:r>
      <w:r w:rsidR="00BA481B">
        <w:rPr>
          <w:rFonts w:asciiTheme="majorHAnsi" w:hAnsiTheme="majorHAnsi" w:cstheme="majorHAnsi"/>
        </w:rPr>
        <w:t>, with a big discrepancy between the map generated by the robot and the ground truth maps</w:t>
      </w:r>
      <w:r>
        <w:rPr>
          <w:rFonts w:asciiTheme="majorHAnsi" w:hAnsiTheme="majorHAnsi" w:cstheme="majorHAnsi"/>
        </w:rPr>
        <w:t>. In average, 50% of visited cells were correctly mapped</w:t>
      </w:r>
      <w:r w:rsidR="001A22E5">
        <w:rPr>
          <w:rFonts w:asciiTheme="majorHAnsi" w:hAnsiTheme="majorHAnsi" w:cstheme="majorHAnsi"/>
        </w:rPr>
        <w:t xml:space="preserve"> and there were more cells wrongly identified as features than correctly identified for all the tested configurations except for the baseline. This is indicative of an error in the estimation of the robot’s pose. </w:t>
      </w:r>
    </w:p>
    <w:p w14:paraId="78B9F770" w14:textId="6CAA4B15" w:rsidR="003C263F" w:rsidRDefault="003C263F"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w:t>
      </w:r>
      <w:r w:rsidR="00BA481B">
        <w:rPr>
          <w:rFonts w:asciiTheme="majorHAnsi" w:hAnsiTheme="majorHAnsi" w:cstheme="majorHAnsi"/>
        </w:rPr>
        <w:t xml:space="preserve">seems to improve the mapping accuracy, with a higher </w:t>
      </w:r>
      <w:r>
        <w:rPr>
          <w:rFonts w:asciiTheme="majorHAnsi" w:hAnsiTheme="majorHAnsi" w:cstheme="majorHAnsi"/>
        </w:rPr>
        <w:t xml:space="preserve">percentage </w:t>
      </w:r>
      <w:r w:rsidR="00BA481B">
        <w:rPr>
          <w:rFonts w:asciiTheme="majorHAnsi" w:hAnsiTheme="majorHAnsi" w:cstheme="majorHAnsi"/>
        </w:rPr>
        <w:t xml:space="preserve">of visited cells correctly identified </w:t>
      </w:r>
      <w:r>
        <w:rPr>
          <w:rFonts w:asciiTheme="majorHAnsi" w:hAnsiTheme="majorHAnsi" w:cstheme="majorHAnsi"/>
        </w:rPr>
        <w:t xml:space="preserve">as well as </w:t>
      </w:r>
      <w:r w:rsidR="00BA481B">
        <w:rPr>
          <w:rFonts w:asciiTheme="majorHAnsi" w:hAnsiTheme="majorHAnsi" w:cstheme="majorHAnsi"/>
        </w:rPr>
        <w:t>a higher</w:t>
      </w:r>
      <w:r>
        <w:rPr>
          <w:rFonts w:asciiTheme="majorHAnsi" w:hAnsiTheme="majorHAnsi" w:cstheme="majorHAnsi"/>
        </w:rPr>
        <w:t xml:space="preserve"> percentage of</w:t>
      </w:r>
      <w:r w:rsidR="00BA481B">
        <w:rPr>
          <w:rFonts w:asciiTheme="majorHAnsi" w:hAnsiTheme="majorHAnsi" w:cstheme="majorHAnsi"/>
        </w:rPr>
        <w:t xml:space="preserve"> correct identification of</w:t>
      </w:r>
      <w:r>
        <w:rPr>
          <w:rFonts w:asciiTheme="majorHAnsi" w:hAnsiTheme="majorHAnsi" w:cstheme="majorHAnsi"/>
        </w:rPr>
        <w:t xml:space="preserve"> feature </w:t>
      </w:r>
      <w:r w:rsidR="00BA481B">
        <w:rPr>
          <w:rFonts w:asciiTheme="majorHAnsi" w:hAnsiTheme="majorHAnsi" w:cstheme="majorHAnsi"/>
        </w:rPr>
        <w:t xml:space="preserve">cells. </w:t>
      </w:r>
      <w:r>
        <w:rPr>
          <w:rFonts w:asciiTheme="majorHAnsi" w:hAnsiTheme="majorHAnsi" w:cstheme="majorHAnsi"/>
        </w:rPr>
        <w:t xml:space="preserve"> </w:t>
      </w:r>
    </w:p>
    <w:p w14:paraId="5E9AA5C6" w14:textId="77777777" w:rsidR="001A22E5" w:rsidRDefault="009863D9" w:rsidP="00645771">
      <w:pPr>
        <w:spacing w:after="120" w:line="240" w:lineRule="auto"/>
        <w:jc w:val="both"/>
        <w:rPr>
          <w:rFonts w:asciiTheme="majorHAnsi" w:hAnsiTheme="majorHAnsi" w:cstheme="majorHAnsi"/>
        </w:rPr>
      </w:pPr>
      <w:r>
        <w:rPr>
          <w:rFonts w:asciiTheme="majorHAnsi" w:hAnsiTheme="majorHAnsi" w:cstheme="majorHAnsi"/>
        </w:rPr>
        <w:t xml:space="preserve">Despite the limitations of this experimentation, results show that the combination of the three developed subsystems improve the robot’s performance by increasing the coverage of the exploration and reducing the likelihood of hitting obstacles. </w:t>
      </w:r>
      <w:r w:rsidR="001A22E5">
        <w:rPr>
          <w:rFonts w:asciiTheme="majorHAnsi" w:hAnsiTheme="majorHAnsi" w:cstheme="majorHAnsi"/>
        </w:rPr>
        <w:t>Nevertheless, f</w:t>
      </w:r>
      <w:r>
        <w:rPr>
          <w:rFonts w:asciiTheme="majorHAnsi" w:hAnsiTheme="majorHAnsi" w:cstheme="majorHAnsi"/>
        </w:rPr>
        <w:t xml:space="preserve">urther testing including more repetitions is required </w:t>
      </w:r>
      <w:r w:rsidR="001A22E5">
        <w:rPr>
          <w:rFonts w:asciiTheme="majorHAnsi" w:hAnsiTheme="majorHAnsi" w:cstheme="majorHAnsi"/>
        </w:rPr>
        <w:t xml:space="preserve">in order to have a more reliable quantification of this improvements. </w:t>
      </w:r>
    </w:p>
    <w:p w14:paraId="34A4B05B" w14:textId="77777777" w:rsidR="00645771" w:rsidRDefault="00645771" w:rsidP="00645771">
      <w:pPr>
        <w:spacing w:after="120" w:line="240" w:lineRule="auto"/>
        <w:jc w:val="both"/>
        <w:rPr>
          <w:rFonts w:asciiTheme="majorHAnsi" w:hAnsiTheme="majorHAnsi" w:cstheme="majorHAnsi"/>
        </w:rPr>
      </w:pPr>
    </w:p>
    <w:p w14:paraId="2D0E68A1" w14:textId="77777777" w:rsidR="00645771" w:rsidRDefault="00645771" w:rsidP="00645771">
      <w:pPr>
        <w:spacing w:after="120" w:line="240" w:lineRule="auto"/>
        <w:jc w:val="both"/>
        <w:rPr>
          <w:rFonts w:asciiTheme="majorHAnsi" w:hAnsiTheme="majorHAnsi" w:cstheme="majorHAnsi"/>
        </w:rPr>
      </w:pPr>
    </w:p>
    <w:p w14:paraId="1CD0AC9A" w14:textId="77777777" w:rsidR="00645771" w:rsidRDefault="00645771" w:rsidP="00645771">
      <w:pPr>
        <w:spacing w:after="120" w:line="240" w:lineRule="auto"/>
        <w:jc w:val="both"/>
        <w:rPr>
          <w:rFonts w:asciiTheme="majorHAnsi" w:hAnsiTheme="majorHAnsi" w:cstheme="majorHAnsi"/>
        </w:rPr>
      </w:pPr>
    </w:p>
    <w:p w14:paraId="123C95A9" w14:textId="77777777" w:rsidR="00645771" w:rsidRDefault="00645771" w:rsidP="00645771">
      <w:pPr>
        <w:spacing w:after="120" w:line="240" w:lineRule="auto"/>
        <w:jc w:val="both"/>
        <w:rPr>
          <w:rFonts w:asciiTheme="majorHAnsi" w:hAnsiTheme="majorHAnsi" w:cstheme="majorHAnsi"/>
        </w:rPr>
      </w:pPr>
    </w:p>
    <w:p w14:paraId="39462699" w14:textId="77777777" w:rsidR="00645771" w:rsidRDefault="00645771" w:rsidP="00645771">
      <w:pPr>
        <w:spacing w:after="120" w:line="240" w:lineRule="auto"/>
        <w:jc w:val="both"/>
        <w:rPr>
          <w:rFonts w:asciiTheme="majorHAnsi" w:hAnsiTheme="majorHAnsi" w:cstheme="majorHAnsi"/>
        </w:rPr>
      </w:pPr>
    </w:p>
    <w:p w14:paraId="4A1D3089" w14:textId="77777777" w:rsidR="00645771" w:rsidRDefault="00645771" w:rsidP="00645771">
      <w:pPr>
        <w:spacing w:after="120" w:line="240" w:lineRule="auto"/>
        <w:jc w:val="both"/>
        <w:rPr>
          <w:rFonts w:asciiTheme="majorHAnsi" w:hAnsiTheme="majorHAnsi" w:cstheme="majorHAnsi"/>
        </w:rPr>
      </w:pPr>
    </w:p>
    <w:p w14:paraId="509F8075" w14:textId="77777777" w:rsidR="001C38C7" w:rsidRDefault="001C38C7" w:rsidP="00645771">
      <w:pPr>
        <w:spacing w:after="120" w:line="240" w:lineRule="auto"/>
        <w:jc w:val="both"/>
        <w:rPr>
          <w:rFonts w:asciiTheme="majorHAnsi" w:hAnsiTheme="majorHAnsi" w:cstheme="majorHAnsi"/>
        </w:rPr>
      </w:pPr>
    </w:p>
    <w:p w14:paraId="59300144" w14:textId="099B76EA" w:rsidR="0010283D" w:rsidRDefault="00645771" w:rsidP="00645771">
      <w:pPr>
        <w:spacing w:after="120" w:line="240" w:lineRule="auto"/>
        <w:jc w:val="both"/>
        <w:rPr>
          <w:rFonts w:asciiTheme="majorHAnsi" w:hAnsiTheme="majorHAnsi" w:cstheme="majorHAnsi"/>
        </w:rPr>
      </w:pPr>
      <w:r w:rsidRPr="001C38C7">
        <w:rPr>
          <w:rFonts w:asciiTheme="majorHAnsi" w:eastAsiaTheme="majorEastAsia" w:hAnsiTheme="majorHAnsi" w:cstheme="majorBidi"/>
          <w:b/>
          <w:color w:val="2E74B5" w:themeColor="accent1" w:themeShade="BF"/>
          <w:sz w:val="24"/>
          <w:szCs w:val="32"/>
        </w:rPr>
        <w:t>Note:</w:t>
      </w:r>
      <w:r w:rsidR="001C38C7" w:rsidRPr="001C38C7">
        <w:rPr>
          <w:rFonts w:asciiTheme="majorHAnsi" w:eastAsiaTheme="majorEastAsia" w:hAnsiTheme="majorHAnsi" w:cstheme="majorBidi"/>
          <w:b/>
          <w:color w:val="2E74B5" w:themeColor="accent1" w:themeShade="BF"/>
          <w:sz w:val="24"/>
          <w:szCs w:val="32"/>
        </w:rPr>
        <w:t xml:space="preserve"> </w:t>
      </w:r>
      <w:r w:rsidR="001C38C7" w:rsidRPr="001C38C7">
        <w:rPr>
          <w:rFonts w:asciiTheme="majorHAnsi" w:hAnsiTheme="majorHAnsi" w:cstheme="majorHAnsi"/>
        </w:rPr>
        <w:t>All the code, work and results from</w:t>
      </w:r>
      <w:r w:rsidR="001C38C7">
        <w:rPr>
          <w:rFonts w:asciiTheme="majorHAnsi" w:hAnsiTheme="majorHAnsi" w:cstheme="majorHAnsi"/>
        </w:rPr>
        <w:t xml:space="preserve"> this investigation can be found in the following </w:t>
      </w:r>
      <w:proofErr w:type="spellStart"/>
      <w:r w:rsidR="001C38C7">
        <w:rPr>
          <w:rFonts w:asciiTheme="majorHAnsi" w:hAnsiTheme="majorHAnsi" w:cstheme="majorHAnsi"/>
        </w:rPr>
        <w:t>github</w:t>
      </w:r>
      <w:proofErr w:type="spellEnd"/>
      <w:r w:rsidR="001C38C7">
        <w:rPr>
          <w:rFonts w:asciiTheme="majorHAnsi" w:hAnsiTheme="majorHAnsi" w:cstheme="majorHAnsi"/>
        </w:rPr>
        <w:t xml:space="preserve"> repository: </w:t>
      </w:r>
      <w:r w:rsidR="001C38C7" w:rsidRPr="001C38C7">
        <w:rPr>
          <w:rFonts w:asciiTheme="majorHAnsi" w:hAnsiTheme="majorHAnsi" w:cstheme="majorHAnsi"/>
        </w:rPr>
        <w:t xml:space="preserve"> </w:t>
      </w:r>
      <w:hyperlink r:id="rId29" w:history="1">
        <w:r w:rsidR="001C38C7" w:rsidRPr="000107A9">
          <w:rPr>
            <w:rStyle w:val="Hyperlink"/>
            <w:rFonts w:asciiTheme="majorHAnsi" w:hAnsiTheme="majorHAnsi" w:cstheme="majorHAnsi"/>
          </w:rPr>
          <w:t>https://github.com/bigomc/Romi_CW2</w:t>
        </w:r>
      </w:hyperlink>
    </w:p>
    <w:sectPr w:rsidR="0010283D" w:rsidSect="00A20E84">
      <w:headerReference w:type="default" r:id="rId30"/>
      <w:footerReference w:type="default" r:id="rId31"/>
      <w:pgSz w:w="11906" w:h="16838"/>
      <w:pgMar w:top="1440" w:right="1440" w:bottom="1440" w:left="1440" w:header="45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E4C4D" w14:textId="77777777" w:rsidR="008E2A68" w:rsidRDefault="008E2A68" w:rsidP="004E042C">
      <w:pPr>
        <w:spacing w:after="0" w:line="240" w:lineRule="auto"/>
      </w:pPr>
      <w:r>
        <w:separator/>
      </w:r>
    </w:p>
  </w:endnote>
  <w:endnote w:type="continuationSeparator" w:id="0">
    <w:p w14:paraId="3E5A6306" w14:textId="77777777" w:rsidR="008E2A68" w:rsidRDefault="008E2A68" w:rsidP="004E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D42C" w14:textId="77777777" w:rsidR="00667ACA" w:rsidRDefault="00667ACA" w:rsidP="00A20E84">
    <w:pPr>
      <w:pStyle w:val="Heading5"/>
      <w:jc w:val="right"/>
    </w:pPr>
  </w:p>
  <w:p w14:paraId="26DF966B" w14:textId="77777777" w:rsidR="00667ACA" w:rsidRDefault="00667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144149"/>
      <w:docPartObj>
        <w:docPartGallery w:val="Page Numbers (Bottom of Page)"/>
        <w:docPartUnique/>
      </w:docPartObj>
    </w:sdtPr>
    <w:sdtEndPr>
      <w:rPr>
        <w:noProof/>
      </w:rPr>
    </w:sdtEndPr>
    <w:sdtContent>
      <w:p w14:paraId="30325C63" w14:textId="77777777" w:rsidR="00667ACA" w:rsidRDefault="00667ACA" w:rsidP="00A20E84">
        <w:pPr>
          <w:pStyle w:val="Heading5"/>
          <w:jc w:val="right"/>
        </w:pPr>
        <w:r>
          <w:fldChar w:fldCharType="begin"/>
        </w:r>
        <w:r>
          <w:instrText xml:space="preserve"> PAGE   \* MERGEFORMAT </w:instrText>
        </w:r>
        <w:r>
          <w:fldChar w:fldCharType="separate"/>
        </w:r>
        <w:r w:rsidR="002831BE">
          <w:rPr>
            <w:noProof/>
          </w:rPr>
          <w:t>10</w:t>
        </w:r>
        <w:r>
          <w:rPr>
            <w:noProof/>
          </w:rPr>
          <w:fldChar w:fldCharType="end"/>
        </w:r>
      </w:p>
    </w:sdtContent>
  </w:sdt>
  <w:p w14:paraId="170F02EE" w14:textId="77777777" w:rsidR="00667ACA" w:rsidRDefault="00667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C9846" w14:textId="77777777" w:rsidR="008E2A68" w:rsidRDefault="008E2A68" w:rsidP="004E042C">
      <w:pPr>
        <w:spacing w:after="0" w:line="240" w:lineRule="auto"/>
      </w:pPr>
      <w:r>
        <w:separator/>
      </w:r>
    </w:p>
  </w:footnote>
  <w:footnote w:type="continuationSeparator" w:id="0">
    <w:p w14:paraId="7FA706EE" w14:textId="77777777" w:rsidR="008E2A68" w:rsidRDefault="008E2A68" w:rsidP="004E0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84B9" w14:textId="77777777" w:rsidR="00667ACA" w:rsidRPr="00607867" w:rsidRDefault="008E2A68">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4"/>
        <w:szCs w:val="26"/>
      </w:rPr>
    </w:pPr>
    <w:sdt>
      <w:sdtPr>
        <w:rPr>
          <w:rStyle w:val="Heading5Char"/>
          <w:sz w:val="20"/>
        </w:rPr>
        <w:alias w:val="Title"/>
        <w:tag w:val=""/>
        <w:id w:val="-1669015169"/>
        <w:placeholder>
          <w:docPart w:val="5B45C0F6EB874F56918A5E2E10150094"/>
        </w:placeholder>
        <w:dataBinding w:prefixMappings="xmlns:ns0='http://purl.org/dc/elements/1.1/' xmlns:ns1='http://schemas.openxmlformats.org/package/2006/metadata/core-properties' " w:xpath="/ns1:coreProperties[1]/ns0:title[1]" w:storeItemID="{6C3C8BC8-F283-45AE-878A-BAB7291924A1}"/>
        <w:text/>
      </w:sdtPr>
      <w:sdtEndPr>
        <w:rPr>
          <w:rStyle w:val="Heading5Char"/>
        </w:rPr>
      </w:sdtEndPr>
      <w:sdtContent>
        <w:r w:rsidR="00667ACA" w:rsidRPr="00607867">
          <w:rPr>
            <w:rStyle w:val="Heading5Char"/>
            <w:sz w:val="20"/>
          </w:rPr>
          <w:t xml:space="preserve">CW2: </w:t>
        </w:r>
        <w:r w:rsidR="00667ACA">
          <w:rPr>
            <w:rStyle w:val="Heading5Char"/>
            <w:sz w:val="20"/>
          </w:rPr>
          <w:t>Group Reflective Report</w:t>
        </w:r>
      </w:sdtContent>
    </w:sdt>
  </w:p>
  <w:p w14:paraId="24B97CB5" w14:textId="77777777" w:rsidR="00667ACA" w:rsidRDefault="00667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8E2"/>
    <w:multiLevelType w:val="hybridMultilevel"/>
    <w:tmpl w:val="0E985820"/>
    <w:lvl w:ilvl="0" w:tplc="08090017">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99C5677"/>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531655"/>
    <w:multiLevelType w:val="hybridMultilevel"/>
    <w:tmpl w:val="E044231C"/>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C765A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6A70ED"/>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862406"/>
    <w:multiLevelType w:val="hybridMultilevel"/>
    <w:tmpl w:val="02FCC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8F1D79"/>
    <w:multiLevelType w:val="hybridMultilevel"/>
    <w:tmpl w:val="C9B6EE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EB77D6"/>
    <w:multiLevelType w:val="hybridMultilevel"/>
    <w:tmpl w:val="DE0403C6"/>
    <w:lvl w:ilvl="0" w:tplc="876E18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2957E4"/>
    <w:multiLevelType w:val="hybridMultilevel"/>
    <w:tmpl w:val="36A60E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C87FE0"/>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36D0A00"/>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195125"/>
    <w:multiLevelType w:val="hybridMultilevel"/>
    <w:tmpl w:val="F30473DE"/>
    <w:lvl w:ilvl="0" w:tplc="0AB4F21E">
      <w:start w:val="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695F1C"/>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82238B"/>
    <w:multiLevelType w:val="hybridMultilevel"/>
    <w:tmpl w:val="6F4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52729"/>
    <w:multiLevelType w:val="hybridMultilevel"/>
    <w:tmpl w:val="33E6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CE3D37"/>
    <w:multiLevelType w:val="hybridMultilevel"/>
    <w:tmpl w:val="47C499BE"/>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606666"/>
    <w:multiLevelType w:val="hybridMultilevel"/>
    <w:tmpl w:val="4E6E4F4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E2CED"/>
    <w:multiLevelType w:val="hybridMultilevel"/>
    <w:tmpl w:val="A8C29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9516B"/>
    <w:multiLevelType w:val="hybridMultilevel"/>
    <w:tmpl w:val="5CF8F258"/>
    <w:lvl w:ilvl="0" w:tplc="B142ABD0">
      <w:start w:val="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30522"/>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C87E08"/>
    <w:multiLevelType w:val="hybridMultilevel"/>
    <w:tmpl w:val="F828D104"/>
    <w:lvl w:ilvl="0" w:tplc="83FCDA16">
      <w:start w:val="2"/>
      <w:numFmt w:val="bullet"/>
      <w:lvlText w:val=""/>
      <w:lvlJc w:val="left"/>
      <w:pPr>
        <w:ind w:left="360" w:hanging="360"/>
      </w:pPr>
      <w:rPr>
        <w:rFonts w:ascii="Symbol" w:eastAsiaTheme="minorHAnsi" w:hAnsi="Symbol" w:cstheme="majorHAns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F4F2306"/>
    <w:multiLevelType w:val="hybridMultilevel"/>
    <w:tmpl w:val="07B04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6C96C07"/>
    <w:multiLevelType w:val="hybridMultilevel"/>
    <w:tmpl w:val="1FD48786"/>
    <w:lvl w:ilvl="0" w:tplc="074A1966">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7B83E25"/>
    <w:multiLevelType w:val="hybridMultilevel"/>
    <w:tmpl w:val="BEBE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81A9D"/>
    <w:multiLevelType w:val="hybridMultilevel"/>
    <w:tmpl w:val="B2EECFDC"/>
    <w:lvl w:ilvl="0" w:tplc="BED6CC7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DB9219B"/>
    <w:multiLevelType w:val="hybridMultilevel"/>
    <w:tmpl w:val="DEAAB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5300E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7C1A13"/>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5D3735"/>
    <w:multiLevelType w:val="hybridMultilevel"/>
    <w:tmpl w:val="E84A14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997599"/>
    <w:multiLevelType w:val="hybridMultilevel"/>
    <w:tmpl w:val="EB4C68FA"/>
    <w:lvl w:ilvl="0" w:tplc="B142ABD0">
      <w:start w:val="1"/>
      <w:numFmt w:val="bullet"/>
      <w:lvlText w:val="-"/>
      <w:lvlJc w:val="left"/>
      <w:pPr>
        <w:ind w:left="360" w:hanging="360"/>
      </w:pPr>
      <w:rPr>
        <w:rFonts w:ascii="Calibri Light" w:eastAsiaTheme="minorHAnsi" w:hAnsi="Calibri Light" w:cs="Calibri Light"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5"/>
  </w:num>
  <w:num w:numId="2">
    <w:abstractNumId w:val="1"/>
  </w:num>
  <w:num w:numId="3">
    <w:abstractNumId w:val="27"/>
  </w:num>
  <w:num w:numId="4">
    <w:abstractNumId w:val="11"/>
  </w:num>
  <w:num w:numId="5">
    <w:abstractNumId w:val="28"/>
  </w:num>
  <w:num w:numId="6">
    <w:abstractNumId w:val="29"/>
  </w:num>
  <w:num w:numId="7">
    <w:abstractNumId w:val="18"/>
  </w:num>
  <w:num w:numId="8">
    <w:abstractNumId w:val="2"/>
  </w:num>
  <w:num w:numId="9">
    <w:abstractNumId w:val="17"/>
  </w:num>
  <w:num w:numId="10">
    <w:abstractNumId w:val="22"/>
  </w:num>
  <w:num w:numId="11">
    <w:abstractNumId w:val="24"/>
  </w:num>
  <w:num w:numId="12">
    <w:abstractNumId w:val="24"/>
    <w:lvlOverride w:ilvl="0">
      <w:lvl w:ilvl="0" w:tplc="BED6CC78">
        <w:start w:val="1"/>
        <w:numFmt w:val="lowerLetter"/>
        <w:lvlText w:val="%1."/>
        <w:lvlJc w:val="left"/>
        <w:pPr>
          <w:ind w:left="180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3">
    <w:abstractNumId w:val="24"/>
    <w:lvlOverride w:ilvl="0">
      <w:lvl w:ilvl="0" w:tplc="BED6CC78">
        <w:start w:val="1"/>
        <w:numFmt w:val="lowerLetter"/>
        <w:lvlText w:val="%1."/>
        <w:lvlJc w:val="left"/>
        <w:pPr>
          <w:ind w:left="144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4">
    <w:abstractNumId w:val="4"/>
  </w:num>
  <w:num w:numId="15">
    <w:abstractNumId w:val="9"/>
  </w:num>
  <w:num w:numId="16">
    <w:abstractNumId w:val="19"/>
  </w:num>
  <w:num w:numId="17">
    <w:abstractNumId w:val="8"/>
  </w:num>
  <w:num w:numId="18">
    <w:abstractNumId w:val="6"/>
  </w:num>
  <w:num w:numId="19">
    <w:abstractNumId w:val="7"/>
  </w:num>
  <w:num w:numId="20">
    <w:abstractNumId w:val="21"/>
  </w:num>
  <w:num w:numId="21">
    <w:abstractNumId w:val="14"/>
  </w:num>
  <w:num w:numId="22">
    <w:abstractNumId w:val="12"/>
  </w:num>
  <w:num w:numId="23">
    <w:abstractNumId w:val="26"/>
  </w:num>
  <w:num w:numId="24">
    <w:abstractNumId w:val="3"/>
  </w:num>
  <w:num w:numId="25">
    <w:abstractNumId w:val="0"/>
  </w:num>
  <w:num w:numId="26">
    <w:abstractNumId w:val="13"/>
  </w:num>
  <w:num w:numId="27">
    <w:abstractNumId w:val="15"/>
  </w:num>
  <w:num w:numId="28">
    <w:abstractNumId w:val="23"/>
  </w:num>
  <w:num w:numId="29">
    <w:abstractNumId w:val="16"/>
  </w:num>
  <w:num w:numId="30">
    <w:abstractNumId w:val="20"/>
  </w:num>
  <w:num w:numId="31">
    <w:abstractNumId w:val="5"/>
  </w:num>
  <w:num w:numId="3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seff Dominguez">
    <w15:presenceInfo w15:providerId="Windows Live" w15:userId="b00d65a6dccb90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FBF"/>
    <w:rsid w:val="00026810"/>
    <w:rsid w:val="00033077"/>
    <w:rsid w:val="00040C55"/>
    <w:rsid w:val="00053BDE"/>
    <w:rsid w:val="000D6093"/>
    <w:rsid w:val="000D7D71"/>
    <w:rsid w:val="000E0060"/>
    <w:rsid w:val="000E45C1"/>
    <w:rsid w:val="0010283D"/>
    <w:rsid w:val="00105156"/>
    <w:rsid w:val="001124AF"/>
    <w:rsid w:val="001348E6"/>
    <w:rsid w:val="001430B1"/>
    <w:rsid w:val="00155AC8"/>
    <w:rsid w:val="00155EF1"/>
    <w:rsid w:val="00176895"/>
    <w:rsid w:val="00193A2D"/>
    <w:rsid w:val="001966F0"/>
    <w:rsid w:val="001A22E5"/>
    <w:rsid w:val="001B0FFC"/>
    <w:rsid w:val="001C38C7"/>
    <w:rsid w:val="001D5746"/>
    <w:rsid w:val="001F112E"/>
    <w:rsid w:val="00221899"/>
    <w:rsid w:val="00232FEA"/>
    <w:rsid w:val="002466A4"/>
    <w:rsid w:val="002509DC"/>
    <w:rsid w:val="002621BD"/>
    <w:rsid w:val="002778EE"/>
    <w:rsid w:val="002831BE"/>
    <w:rsid w:val="00293292"/>
    <w:rsid w:val="0029692B"/>
    <w:rsid w:val="002A044B"/>
    <w:rsid w:val="002A3295"/>
    <w:rsid w:val="002A7914"/>
    <w:rsid w:val="002C4E95"/>
    <w:rsid w:val="00302672"/>
    <w:rsid w:val="00307FBF"/>
    <w:rsid w:val="00320F44"/>
    <w:rsid w:val="00344C71"/>
    <w:rsid w:val="003508FC"/>
    <w:rsid w:val="0037007A"/>
    <w:rsid w:val="003728DE"/>
    <w:rsid w:val="003750A6"/>
    <w:rsid w:val="00386D45"/>
    <w:rsid w:val="003A7C42"/>
    <w:rsid w:val="003B0A07"/>
    <w:rsid w:val="003B1EFE"/>
    <w:rsid w:val="003B6CA4"/>
    <w:rsid w:val="003C263F"/>
    <w:rsid w:val="003C3034"/>
    <w:rsid w:val="003F2F27"/>
    <w:rsid w:val="003F6843"/>
    <w:rsid w:val="0044113E"/>
    <w:rsid w:val="00487095"/>
    <w:rsid w:val="00490DE5"/>
    <w:rsid w:val="004B2B14"/>
    <w:rsid w:val="004B4A61"/>
    <w:rsid w:val="004C6BF4"/>
    <w:rsid w:val="004E042C"/>
    <w:rsid w:val="005004FC"/>
    <w:rsid w:val="0053124E"/>
    <w:rsid w:val="005320FA"/>
    <w:rsid w:val="00543566"/>
    <w:rsid w:val="00561AF8"/>
    <w:rsid w:val="0058322C"/>
    <w:rsid w:val="005947DA"/>
    <w:rsid w:val="005974E6"/>
    <w:rsid w:val="005B35B5"/>
    <w:rsid w:val="005C3184"/>
    <w:rsid w:val="005C41EA"/>
    <w:rsid w:val="005D1922"/>
    <w:rsid w:val="005D6A81"/>
    <w:rsid w:val="005E014D"/>
    <w:rsid w:val="005F01E3"/>
    <w:rsid w:val="00607867"/>
    <w:rsid w:val="00631006"/>
    <w:rsid w:val="0063512A"/>
    <w:rsid w:val="00640983"/>
    <w:rsid w:val="00645771"/>
    <w:rsid w:val="00667ACA"/>
    <w:rsid w:val="00691266"/>
    <w:rsid w:val="00697439"/>
    <w:rsid w:val="006D37B7"/>
    <w:rsid w:val="006D56DE"/>
    <w:rsid w:val="006E3D22"/>
    <w:rsid w:val="006F4289"/>
    <w:rsid w:val="007251E7"/>
    <w:rsid w:val="0073749D"/>
    <w:rsid w:val="00796482"/>
    <w:rsid w:val="007A3132"/>
    <w:rsid w:val="007A6694"/>
    <w:rsid w:val="007A7E32"/>
    <w:rsid w:val="007B45B0"/>
    <w:rsid w:val="007C0F05"/>
    <w:rsid w:val="007E24AC"/>
    <w:rsid w:val="007E50CC"/>
    <w:rsid w:val="00822A9A"/>
    <w:rsid w:val="00823B40"/>
    <w:rsid w:val="00847A18"/>
    <w:rsid w:val="00857CD8"/>
    <w:rsid w:val="008615E6"/>
    <w:rsid w:val="008670DE"/>
    <w:rsid w:val="008B5C5A"/>
    <w:rsid w:val="008E2A68"/>
    <w:rsid w:val="008E719F"/>
    <w:rsid w:val="008E75CC"/>
    <w:rsid w:val="008F4D0E"/>
    <w:rsid w:val="009120E4"/>
    <w:rsid w:val="00917AC7"/>
    <w:rsid w:val="00921F14"/>
    <w:rsid w:val="0092477D"/>
    <w:rsid w:val="0093057C"/>
    <w:rsid w:val="009448FF"/>
    <w:rsid w:val="00946BD1"/>
    <w:rsid w:val="00972A28"/>
    <w:rsid w:val="00980B87"/>
    <w:rsid w:val="009863D9"/>
    <w:rsid w:val="00991746"/>
    <w:rsid w:val="009A728C"/>
    <w:rsid w:val="009B13D3"/>
    <w:rsid w:val="009B3E88"/>
    <w:rsid w:val="009B47C3"/>
    <w:rsid w:val="009B6568"/>
    <w:rsid w:val="009B7744"/>
    <w:rsid w:val="009D1F2E"/>
    <w:rsid w:val="009F51D2"/>
    <w:rsid w:val="00A016A5"/>
    <w:rsid w:val="00A16A10"/>
    <w:rsid w:val="00A20E84"/>
    <w:rsid w:val="00A25A4F"/>
    <w:rsid w:val="00A627FB"/>
    <w:rsid w:val="00A7637C"/>
    <w:rsid w:val="00A85BDF"/>
    <w:rsid w:val="00A87C4C"/>
    <w:rsid w:val="00A87F95"/>
    <w:rsid w:val="00A90EED"/>
    <w:rsid w:val="00AC2A78"/>
    <w:rsid w:val="00AC4A1B"/>
    <w:rsid w:val="00AC4E95"/>
    <w:rsid w:val="00AD1FEC"/>
    <w:rsid w:val="00AE59D8"/>
    <w:rsid w:val="00AE747B"/>
    <w:rsid w:val="00AF15D4"/>
    <w:rsid w:val="00B03764"/>
    <w:rsid w:val="00B1544E"/>
    <w:rsid w:val="00B26BA6"/>
    <w:rsid w:val="00B76888"/>
    <w:rsid w:val="00BA2623"/>
    <w:rsid w:val="00BA4792"/>
    <w:rsid w:val="00BA481B"/>
    <w:rsid w:val="00C351C4"/>
    <w:rsid w:val="00C46942"/>
    <w:rsid w:val="00C67984"/>
    <w:rsid w:val="00C83701"/>
    <w:rsid w:val="00C87641"/>
    <w:rsid w:val="00C9286E"/>
    <w:rsid w:val="00CA552E"/>
    <w:rsid w:val="00CA7967"/>
    <w:rsid w:val="00CB3D28"/>
    <w:rsid w:val="00CD72DB"/>
    <w:rsid w:val="00CE19AE"/>
    <w:rsid w:val="00CE5DBD"/>
    <w:rsid w:val="00CF177A"/>
    <w:rsid w:val="00CF6D75"/>
    <w:rsid w:val="00CF7C47"/>
    <w:rsid w:val="00D00FF2"/>
    <w:rsid w:val="00D25202"/>
    <w:rsid w:val="00D61BAB"/>
    <w:rsid w:val="00D74836"/>
    <w:rsid w:val="00DC1EFE"/>
    <w:rsid w:val="00DC7E05"/>
    <w:rsid w:val="00DD7955"/>
    <w:rsid w:val="00DE4A2D"/>
    <w:rsid w:val="00DE7B6C"/>
    <w:rsid w:val="00DF189F"/>
    <w:rsid w:val="00E03FF3"/>
    <w:rsid w:val="00E0510A"/>
    <w:rsid w:val="00E3159F"/>
    <w:rsid w:val="00E415C6"/>
    <w:rsid w:val="00E420F4"/>
    <w:rsid w:val="00E50AFB"/>
    <w:rsid w:val="00E77793"/>
    <w:rsid w:val="00EA3BE6"/>
    <w:rsid w:val="00EB3BCB"/>
    <w:rsid w:val="00ED0786"/>
    <w:rsid w:val="00ED2339"/>
    <w:rsid w:val="00EF108A"/>
    <w:rsid w:val="00EF545D"/>
    <w:rsid w:val="00F36F97"/>
    <w:rsid w:val="00F4141A"/>
    <w:rsid w:val="00F65463"/>
    <w:rsid w:val="00F655F9"/>
    <w:rsid w:val="00F677A7"/>
    <w:rsid w:val="00F930DA"/>
    <w:rsid w:val="00FD7607"/>
    <w:rsid w:val="00FD7657"/>
    <w:rsid w:val="00FD7DAA"/>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736AE"/>
  <w15:chartTrackingRefBased/>
  <w15:docId w15:val="{846E2536-CE4F-4E4E-A42E-59629EC2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78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78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786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20E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463"/>
    <w:pPr>
      <w:ind w:left="720"/>
      <w:contextualSpacing/>
    </w:pPr>
  </w:style>
  <w:style w:type="character" w:customStyle="1" w:styleId="Heading1Char">
    <w:name w:val="Heading 1 Char"/>
    <w:basedOn w:val="DefaultParagraphFont"/>
    <w:link w:val="Heading1"/>
    <w:uiPriority w:val="9"/>
    <w:rsid w:val="002778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8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78E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78E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9F51D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E0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42C"/>
  </w:style>
  <w:style w:type="paragraph" w:styleId="Footer">
    <w:name w:val="footer"/>
    <w:basedOn w:val="Normal"/>
    <w:link w:val="FooterChar"/>
    <w:uiPriority w:val="99"/>
    <w:unhideWhenUsed/>
    <w:rsid w:val="004E0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42C"/>
  </w:style>
  <w:style w:type="paragraph" w:styleId="Title">
    <w:name w:val="Title"/>
    <w:basedOn w:val="Normal"/>
    <w:next w:val="Normal"/>
    <w:link w:val="TitleChar"/>
    <w:uiPriority w:val="10"/>
    <w:qFormat/>
    <w:rsid w:val="004E04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42C"/>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60786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20E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EF108A"/>
    <w:rPr>
      <w:sz w:val="16"/>
      <w:szCs w:val="16"/>
    </w:rPr>
  </w:style>
  <w:style w:type="paragraph" w:styleId="CommentText">
    <w:name w:val="annotation text"/>
    <w:basedOn w:val="Normal"/>
    <w:link w:val="CommentTextChar"/>
    <w:uiPriority w:val="99"/>
    <w:semiHidden/>
    <w:unhideWhenUsed/>
    <w:rsid w:val="00EF108A"/>
    <w:pPr>
      <w:spacing w:line="240" w:lineRule="auto"/>
    </w:pPr>
    <w:rPr>
      <w:sz w:val="20"/>
      <w:szCs w:val="20"/>
    </w:rPr>
  </w:style>
  <w:style w:type="character" w:customStyle="1" w:styleId="CommentTextChar">
    <w:name w:val="Comment Text Char"/>
    <w:basedOn w:val="DefaultParagraphFont"/>
    <w:link w:val="CommentText"/>
    <w:uiPriority w:val="99"/>
    <w:semiHidden/>
    <w:rsid w:val="00EF108A"/>
    <w:rPr>
      <w:sz w:val="20"/>
      <w:szCs w:val="20"/>
    </w:rPr>
  </w:style>
  <w:style w:type="paragraph" w:styleId="CommentSubject">
    <w:name w:val="annotation subject"/>
    <w:basedOn w:val="CommentText"/>
    <w:next w:val="CommentText"/>
    <w:link w:val="CommentSubjectChar"/>
    <w:uiPriority w:val="99"/>
    <w:semiHidden/>
    <w:unhideWhenUsed/>
    <w:rsid w:val="00EF108A"/>
    <w:rPr>
      <w:b/>
      <w:bCs/>
    </w:rPr>
  </w:style>
  <w:style w:type="character" w:customStyle="1" w:styleId="CommentSubjectChar">
    <w:name w:val="Comment Subject Char"/>
    <w:basedOn w:val="CommentTextChar"/>
    <w:link w:val="CommentSubject"/>
    <w:uiPriority w:val="99"/>
    <w:semiHidden/>
    <w:rsid w:val="00EF108A"/>
    <w:rPr>
      <w:b/>
      <w:bCs/>
      <w:sz w:val="20"/>
      <w:szCs w:val="20"/>
    </w:rPr>
  </w:style>
  <w:style w:type="paragraph" w:styleId="BalloonText">
    <w:name w:val="Balloon Text"/>
    <w:basedOn w:val="Normal"/>
    <w:link w:val="BalloonTextChar"/>
    <w:uiPriority w:val="99"/>
    <w:semiHidden/>
    <w:unhideWhenUsed/>
    <w:rsid w:val="00EF1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108A"/>
    <w:rPr>
      <w:rFonts w:ascii="Segoe UI" w:hAnsi="Segoe UI" w:cs="Segoe UI"/>
      <w:sz w:val="18"/>
      <w:szCs w:val="18"/>
    </w:rPr>
  </w:style>
  <w:style w:type="character" w:styleId="Hyperlink">
    <w:name w:val="Hyperlink"/>
    <w:basedOn w:val="DefaultParagraphFont"/>
    <w:uiPriority w:val="99"/>
    <w:unhideWhenUsed/>
    <w:rsid w:val="001C38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28913">
      <w:bodyDiv w:val="1"/>
      <w:marLeft w:val="0"/>
      <w:marRight w:val="0"/>
      <w:marTop w:val="0"/>
      <w:marBottom w:val="0"/>
      <w:divBdr>
        <w:top w:val="none" w:sz="0" w:space="0" w:color="auto"/>
        <w:left w:val="none" w:sz="0" w:space="0" w:color="auto"/>
        <w:bottom w:val="none" w:sz="0" w:space="0" w:color="auto"/>
        <w:right w:val="none" w:sz="0" w:space="0" w:color="auto"/>
      </w:divBdr>
    </w:div>
    <w:div w:id="26123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bigomc/Romi_CW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45C0F6EB874F56918A5E2E10150094"/>
        <w:category>
          <w:name w:val="General"/>
          <w:gallery w:val="placeholder"/>
        </w:category>
        <w:types>
          <w:type w:val="bbPlcHdr"/>
        </w:types>
        <w:behaviors>
          <w:behavior w:val="content"/>
        </w:behaviors>
        <w:guid w:val="{139FC9EF-A90D-4D67-8335-D0E3C3AD7B4D}"/>
      </w:docPartPr>
      <w:docPartBody>
        <w:p w:rsidR="008F5A2F" w:rsidRDefault="00A01F1C" w:rsidP="00A01F1C">
          <w:pPr>
            <w:pStyle w:val="5B45C0F6EB874F56918A5E2E10150094"/>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F1C"/>
    <w:rsid w:val="00603FA9"/>
    <w:rsid w:val="007440E2"/>
    <w:rsid w:val="007466E6"/>
    <w:rsid w:val="007C3D44"/>
    <w:rsid w:val="00802CBF"/>
    <w:rsid w:val="008F5A2F"/>
    <w:rsid w:val="009505F1"/>
    <w:rsid w:val="009D34B8"/>
    <w:rsid w:val="00A01F1C"/>
    <w:rsid w:val="00C25E50"/>
    <w:rsid w:val="00F24D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B9726B56B04209B7D5995DE043888C">
    <w:name w:val="A6B9726B56B04209B7D5995DE043888C"/>
    <w:rsid w:val="00A01F1C"/>
  </w:style>
  <w:style w:type="paragraph" w:customStyle="1" w:styleId="5B45C0F6EB874F56918A5E2E10150094">
    <w:name w:val="5B45C0F6EB874F56918A5E2E10150094"/>
    <w:rsid w:val="00A01F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D4896-0F7C-4798-A70F-35692710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4132</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CW2: Group Reflective Report</vt:lpstr>
    </vt:vector>
  </TitlesOfParts>
  <Company/>
  <LinksUpToDate>false</LinksUpToDate>
  <CharactersWithSpaces>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 Group Reflective Report</dc:title>
  <dc:subject/>
  <dc:creator>Carolina Avila</dc:creator>
  <cp:keywords/>
  <dc:description/>
  <cp:lastModifiedBy>Yusseff Dominguez</cp:lastModifiedBy>
  <cp:revision>3</cp:revision>
  <dcterms:created xsi:type="dcterms:W3CDTF">2019-05-14T23:47:00Z</dcterms:created>
  <dcterms:modified xsi:type="dcterms:W3CDTF">2019-05-14T23:47:00Z</dcterms:modified>
</cp:coreProperties>
</file>